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851F52" w14:textId="77777777" w:rsidR="00DD772F" w:rsidRPr="00DE2C3C" w:rsidRDefault="00DD772F" w:rsidP="00C5751A">
      <w:pPr>
        <w:pStyle w:val="Heading1"/>
        <w:spacing w:line="360" w:lineRule="auto"/>
        <w:rPr>
          <w:rFonts w:ascii="Times New Roman" w:hAnsi="Times New Roman" w:cs="Times New Roman"/>
          <w:sz w:val="28"/>
          <w:szCs w:val="28"/>
        </w:rPr>
      </w:pPr>
      <w:bookmarkStart w:id="0" w:name="_Toc495177819"/>
      <w:r w:rsidRPr="00DE2C3C">
        <w:rPr>
          <w:rFonts w:ascii="Times New Roman" w:hAnsi="Times New Roman" w:cs="Times New Roman"/>
          <w:sz w:val="28"/>
          <w:szCs w:val="28"/>
        </w:rPr>
        <w:t>MỤC LỤC</w:t>
      </w:r>
      <w:bookmarkEnd w:id="0"/>
    </w:p>
    <w:sdt>
      <w:sdtPr>
        <w:rPr>
          <w:rFonts w:ascii="Times New Roman" w:eastAsiaTheme="minorHAnsi" w:hAnsi="Times New Roman" w:cs="Times New Roman"/>
          <w:color w:val="auto"/>
          <w:sz w:val="28"/>
          <w:szCs w:val="28"/>
        </w:rPr>
        <w:id w:val="-1704789717"/>
        <w:docPartObj>
          <w:docPartGallery w:val="Table of Contents"/>
          <w:docPartUnique/>
        </w:docPartObj>
      </w:sdtPr>
      <w:sdtEndPr>
        <w:rPr>
          <w:b/>
          <w:bCs/>
          <w:noProof/>
        </w:rPr>
      </w:sdtEndPr>
      <w:sdtContent>
        <w:p w14:paraId="450F5026" w14:textId="77777777" w:rsidR="003E7BFC" w:rsidRPr="00DE2C3C" w:rsidRDefault="003E7BFC" w:rsidP="00C5751A">
          <w:pPr>
            <w:pStyle w:val="TOCHeading"/>
            <w:spacing w:line="360" w:lineRule="auto"/>
            <w:rPr>
              <w:rFonts w:ascii="Times New Roman" w:hAnsi="Times New Roman" w:cs="Times New Roman"/>
              <w:sz w:val="28"/>
              <w:szCs w:val="28"/>
            </w:rPr>
          </w:pPr>
        </w:p>
        <w:p w14:paraId="7782A6F4" w14:textId="77777777" w:rsidR="000E745B" w:rsidRDefault="003E7BFC">
          <w:pPr>
            <w:pStyle w:val="TOC1"/>
            <w:tabs>
              <w:tab w:val="right" w:leader="dot" w:pos="9017"/>
            </w:tabs>
            <w:rPr>
              <w:rFonts w:asciiTheme="minorHAnsi" w:eastAsiaTheme="minorEastAsia" w:hAnsiTheme="minorHAnsi"/>
              <w:noProof/>
              <w:sz w:val="22"/>
            </w:rPr>
          </w:pPr>
          <w:r w:rsidRPr="00DE2C3C">
            <w:rPr>
              <w:rFonts w:cs="Times New Roman"/>
              <w:sz w:val="28"/>
              <w:szCs w:val="28"/>
            </w:rPr>
            <w:fldChar w:fldCharType="begin"/>
          </w:r>
          <w:r w:rsidRPr="00DE2C3C">
            <w:rPr>
              <w:rFonts w:cs="Times New Roman"/>
              <w:sz w:val="28"/>
              <w:szCs w:val="28"/>
            </w:rPr>
            <w:instrText xml:space="preserve"> TOC \o "1-3" \h \z \u </w:instrText>
          </w:r>
          <w:r w:rsidRPr="00DE2C3C">
            <w:rPr>
              <w:rFonts w:cs="Times New Roman"/>
              <w:sz w:val="28"/>
              <w:szCs w:val="28"/>
            </w:rPr>
            <w:fldChar w:fldCharType="separate"/>
          </w:r>
          <w:hyperlink w:anchor="_Toc495177819" w:history="1">
            <w:r w:rsidR="000E745B" w:rsidRPr="00FC05EB">
              <w:rPr>
                <w:rStyle w:val="Hyperlink"/>
                <w:rFonts w:cs="Times New Roman"/>
                <w:noProof/>
              </w:rPr>
              <w:t>MỤC LỤC</w:t>
            </w:r>
            <w:r w:rsidR="000E745B">
              <w:rPr>
                <w:noProof/>
                <w:webHidden/>
              </w:rPr>
              <w:tab/>
            </w:r>
            <w:r w:rsidR="000E745B">
              <w:rPr>
                <w:noProof/>
                <w:webHidden/>
              </w:rPr>
              <w:fldChar w:fldCharType="begin"/>
            </w:r>
            <w:r w:rsidR="000E745B">
              <w:rPr>
                <w:noProof/>
                <w:webHidden/>
              </w:rPr>
              <w:instrText xml:space="preserve"> PAGEREF _Toc495177819 \h </w:instrText>
            </w:r>
            <w:r w:rsidR="000E745B">
              <w:rPr>
                <w:noProof/>
                <w:webHidden/>
              </w:rPr>
            </w:r>
            <w:r w:rsidR="000E745B">
              <w:rPr>
                <w:noProof/>
                <w:webHidden/>
              </w:rPr>
              <w:fldChar w:fldCharType="separate"/>
            </w:r>
            <w:r w:rsidR="000E745B">
              <w:rPr>
                <w:noProof/>
                <w:webHidden/>
              </w:rPr>
              <w:t>1</w:t>
            </w:r>
            <w:r w:rsidR="000E745B">
              <w:rPr>
                <w:noProof/>
                <w:webHidden/>
              </w:rPr>
              <w:fldChar w:fldCharType="end"/>
            </w:r>
          </w:hyperlink>
        </w:p>
        <w:p w14:paraId="6A4BE715" w14:textId="77777777" w:rsidR="000E745B" w:rsidRDefault="00E309C6">
          <w:pPr>
            <w:pStyle w:val="TOC1"/>
            <w:tabs>
              <w:tab w:val="right" w:leader="dot" w:pos="9017"/>
            </w:tabs>
            <w:rPr>
              <w:rFonts w:asciiTheme="minorHAnsi" w:eastAsiaTheme="minorEastAsia" w:hAnsiTheme="minorHAnsi"/>
              <w:noProof/>
              <w:sz w:val="22"/>
            </w:rPr>
          </w:pPr>
          <w:hyperlink w:anchor="_Toc495177820" w:history="1">
            <w:r w:rsidR="000E745B" w:rsidRPr="00FC05EB">
              <w:rPr>
                <w:rStyle w:val="Hyperlink"/>
                <w:rFonts w:cs="Times New Roman"/>
                <w:noProof/>
              </w:rPr>
              <w:t>LỜI MỞ ĐẦU</w:t>
            </w:r>
            <w:r w:rsidR="000E745B">
              <w:rPr>
                <w:noProof/>
                <w:webHidden/>
              </w:rPr>
              <w:tab/>
            </w:r>
            <w:r w:rsidR="000E745B">
              <w:rPr>
                <w:noProof/>
                <w:webHidden/>
              </w:rPr>
              <w:fldChar w:fldCharType="begin"/>
            </w:r>
            <w:r w:rsidR="000E745B">
              <w:rPr>
                <w:noProof/>
                <w:webHidden/>
              </w:rPr>
              <w:instrText xml:space="preserve"> PAGEREF _Toc495177820 \h </w:instrText>
            </w:r>
            <w:r w:rsidR="000E745B">
              <w:rPr>
                <w:noProof/>
                <w:webHidden/>
              </w:rPr>
            </w:r>
            <w:r w:rsidR="000E745B">
              <w:rPr>
                <w:noProof/>
                <w:webHidden/>
              </w:rPr>
              <w:fldChar w:fldCharType="separate"/>
            </w:r>
            <w:r w:rsidR="000E745B">
              <w:rPr>
                <w:noProof/>
                <w:webHidden/>
              </w:rPr>
              <w:t>4</w:t>
            </w:r>
            <w:r w:rsidR="000E745B">
              <w:rPr>
                <w:noProof/>
                <w:webHidden/>
              </w:rPr>
              <w:fldChar w:fldCharType="end"/>
            </w:r>
          </w:hyperlink>
        </w:p>
        <w:p w14:paraId="7CED07FC" w14:textId="77777777" w:rsidR="000E745B" w:rsidRDefault="00E309C6">
          <w:pPr>
            <w:pStyle w:val="TOC1"/>
            <w:tabs>
              <w:tab w:val="right" w:leader="dot" w:pos="9017"/>
            </w:tabs>
            <w:rPr>
              <w:rFonts w:asciiTheme="minorHAnsi" w:eastAsiaTheme="minorEastAsia" w:hAnsiTheme="minorHAnsi"/>
              <w:noProof/>
              <w:sz w:val="22"/>
            </w:rPr>
          </w:pPr>
          <w:hyperlink w:anchor="_Toc495177821" w:history="1">
            <w:r w:rsidR="000E745B" w:rsidRPr="00FC05EB">
              <w:rPr>
                <w:rStyle w:val="Hyperlink"/>
                <w:rFonts w:cs="Times New Roman"/>
                <w:noProof/>
              </w:rPr>
              <w:t>CHƯƠNG 1</w:t>
            </w:r>
            <w:r w:rsidR="000E745B">
              <w:rPr>
                <w:noProof/>
                <w:webHidden/>
              </w:rPr>
              <w:tab/>
            </w:r>
            <w:r w:rsidR="000E745B">
              <w:rPr>
                <w:noProof/>
                <w:webHidden/>
              </w:rPr>
              <w:fldChar w:fldCharType="begin"/>
            </w:r>
            <w:r w:rsidR="000E745B">
              <w:rPr>
                <w:noProof/>
                <w:webHidden/>
              </w:rPr>
              <w:instrText xml:space="preserve"> PAGEREF _Toc495177821 \h </w:instrText>
            </w:r>
            <w:r w:rsidR="000E745B">
              <w:rPr>
                <w:noProof/>
                <w:webHidden/>
              </w:rPr>
            </w:r>
            <w:r w:rsidR="000E745B">
              <w:rPr>
                <w:noProof/>
                <w:webHidden/>
              </w:rPr>
              <w:fldChar w:fldCharType="separate"/>
            </w:r>
            <w:r w:rsidR="000E745B">
              <w:rPr>
                <w:noProof/>
                <w:webHidden/>
              </w:rPr>
              <w:t>6</w:t>
            </w:r>
            <w:r w:rsidR="000E745B">
              <w:rPr>
                <w:noProof/>
                <w:webHidden/>
              </w:rPr>
              <w:fldChar w:fldCharType="end"/>
            </w:r>
          </w:hyperlink>
        </w:p>
        <w:p w14:paraId="2C585C50" w14:textId="77777777" w:rsidR="000E745B" w:rsidRDefault="00E309C6">
          <w:pPr>
            <w:pStyle w:val="TOC1"/>
            <w:tabs>
              <w:tab w:val="right" w:leader="dot" w:pos="9017"/>
            </w:tabs>
            <w:rPr>
              <w:rFonts w:asciiTheme="minorHAnsi" w:eastAsiaTheme="minorEastAsia" w:hAnsiTheme="minorHAnsi"/>
              <w:noProof/>
              <w:sz w:val="22"/>
            </w:rPr>
          </w:pPr>
          <w:hyperlink w:anchor="_Toc495177822" w:history="1">
            <w:r w:rsidR="000E745B" w:rsidRPr="00FC05EB">
              <w:rPr>
                <w:rStyle w:val="Hyperlink"/>
                <w:rFonts w:cs="Times New Roman"/>
                <w:noProof/>
              </w:rPr>
              <w:t>GIỚI THIỆU TỔNG QUAN VỀ ĐỀ TÀI</w:t>
            </w:r>
            <w:r w:rsidR="000E745B">
              <w:rPr>
                <w:noProof/>
                <w:webHidden/>
              </w:rPr>
              <w:tab/>
            </w:r>
            <w:r w:rsidR="000E745B">
              <w:rPr>
                <w:noProof/>
                <w:webHidden/>
              </w:rPr>
              <w:fldChar w:fldCharType="begin"/>
            </w:r>
            <w:r w:rsidR="000E745B">
              <w:rPr>
                <w:noProof/>
                <w:webHidden/>
              </w:rPr>
              <w:instrText xml:space="preserve"> PAGEREF _Toc495177822 \h </w:instrText>
            </w:r>
            <w:r w:rsidR="000E745B">
              <w:rPr>
                <w:noProof/>
                <w:webHidden/>
              </w:rPr>
            </w:r>
            <w:r w:rsidR="000E745B">
              <w:rPr>
                <w:noProof/>
                <w:webHidden/>
              </w:rPr>
              <w:fldChar w:fldCharType="separate"/>
            </w:r>
            <w:r w:rsidR="000E745B">
              <w:rPr>
                <w:noProof/>
                <w:webHidden/>
              </w:rPr>
              <w:t>6</w:t>
            </w:r>
            <w:r w:rsidR="000E745B">
              <w:rPr>
                <w:noProof/>
                <w:webHidden/>
              </w:rPr>
              <w:fldChar w:fldCharType="end"/>
            </w:r>
          </w:hyperlink>
        </w:p>
        <w:p w14:paraId="54DA3603" w14:textId="77777777" w:rsidR="000E745B" w:rsidRDefault="00E309C6">
          <w:pPr>
            <w:pStyle w:val="TOC2"/>
            <w:tabs>
              <w:tab w:val="right" w:leader="dot" w:pos="9017"/>
            </w:tabs>
            <w:rPr>
              <w:rFonts w:asciiTheme="minorHAnsi" w:eastAsiaTheme="minorEastAsia" w:hAnsiTheme="minorHAnsi"/>
              <w:noProof/>
              <w:sz w:val="22"/>
            </w:rPr>
          </w:pPr>
          <w:hyperlink w:anchor="_Toc495177823" w:history="1">
            <w:r w:rsidR="000E745B" w:rsidRPr="00FC05EB">
              <w:rPr>
                <w:rStyle w:val="Hyperlink"/>
                <w:rFonts w:cs="Times New Roman"/>
                <w:noProof/>
              </w:rPr>
              <w:t>1.1. Bối cảnh chọn đề tài</w:t>
            </w:r>
            <w:r w:rsidR="000E745B">
              <w:rPr>
                <w:noProof/>
                <w:webHidden/>
              </w:rPr>
              <w:tab/>
            </w:r>
            <w:r w:rsidR="000E745B">
              <w:rPr>
                <w:noProof/>
                <w:webHidden/>
              </w:rPr>
              <w:fldChar w:fldCharType="begin"/>
            </w:r>
            <w:r w:rsidR="000E745B">
              <w:rPr>
                <w:noProof/>
                <w:webHidden/>
              </w:rPr>
              <w:instrText xml:space="preserve"> PAGEREF _Toc495177823 \h </w:instrText>
            </w:r>
            <w:r w:rsidR="000E745B">
              <w:rPr>
                <w:noProof/>
                <w:webHidden/>
              </w:rPr>
            </w:r>
            <w:r w:rsidR="000E745B">
              <w:rPr>
                <w:noProof/>
                <w:webHidden/>
              </w:rPr>
              <w:fldChar w:fldCharType="separate"/>
            </w:r>
            <w:r w:rsidR="000E745B">
              <w:rPr>
                <w:noProof/>
                <w:webHidden/>
              </w:rPr>
              <w:t>6</w:t>
            </w:r>
            <w:r w:rsidR="000E745B">
              <w:rPr>
                <w:noProof/>
                <w:webHidden/>
              </w:rPr>
              <w:fldChar w:fldCharType="end"/>
            </w:r>
          </w:hyperlink>
        </w:p>
        <w:p w14:paraId="5256FFD5" w14:textId="77777777" w:rsidR="000E745B" w:rsidRDefault="00E309C6">
          <w:pPr>
            <w:pStyle w:val="TOC2"/>
            <w:tabs>
              <w:tab w:val="right" w:leader="dot" w:pos="9017"/>
            </w:tabs>
            <w:rPr>
              <w:rFonts w:asciiTheme="minorHAnsi" w:eastAsiaTheme="minorEastAsia" w:hAnsiTheme="minorHAnsi"/>
              <w:noProof/>
              <w:sz w:val="22"/>
            </w:rPr>
          </w:pPr>
          <w:hyperlink w:anchor="_Toc495177824" w:history="1">
            <w:r w:rsidR="000E745B" w:rsidRPr="00FC05EB">
              <w:rPr>
                <w:rStyle w:val="Hyperlink"/>
                <w:rFonts w:cs="Times New Roman"/>
                <w:noProof/>
              </w:rPr>
              <w:t>1.2. Mục đích đề tài</w:t>
            </w:r>
            <w:r w:rsidR="000E745B">
              <w:rPr>
                <w:noProof/>
                <w:webHidden/>
              </w:rPr>
              <w:tab/>
            </w:r>
            <w:r w:rsidR="000E745B">
              <w:rPr>
                <w:noProof/>
                <w:webHidden/>
              </w:rPr>
              <w:fldChar w:fldCharType="begin"/>
            </w:r>
            <w:r w:rsidR="000E745B">
              <w:rPr>
                <w:noProof/>
                <w:webHidden/>
              </w:rPr>
              <w:instrText xml:space="preserve"> PAGEREF _Toc495177824 \h </w:instrText>
            </w:r>
            <w:r w:rsidR="000E745B">
              <w:rPr>
                <w:noProof/>
                <w:webHidden/>
              </w:rPr>
            </w:r>
            <w:r w:rsidR="000E745B">
              <w:rPr>
                <w:noProof/>
                <w:webHidden/>
              </w:rPr>
              <w:fldChar w:fldCharType="separate"/>
            </w:r>
            <w:r w:rsidR="000E745B">
              <w:rPr>
                <w:noProof/>
                <w:webHidden/>
              </w:rPr>
              <w:t>6</w:t>
            </w:r>
            <w:r w:rsidR="000E745B">
              <w:rPr>
                <w:noProof/>
                <w:webHidden/>
              </w:rPr>
              <w:fldChar w:fldCharType="end"/>
            </w:r>
          </w:hyperlink>
        </w:p>
        <w:p w14:paraId="6EA17A0C" w14:textId="77777777" w:rsidR="000E745B" w:rsidRDefault="00E309C6">
          <w:pPr>
            <w:pStyle w:val="TOC2"/>
            <w:tabs>
              <w:tab w:val="right" w:leader="dot" w:pos="9017"/>
            </w:tabs>
            <w:rPr>
              <w:rFonts w:asciiTheme="minorHAnsi" w:eastAsiaTheme="minorEastAsia" w:hAnsiTheme="minorHAnsi"/>
              <w:noProof/>
              <w:sz w:val="22"/>
            </w:rPr>
          </w:pPr>
          <w:hyperlink w:anchor="_Toc495177825" w:history="1">
            <w:r w:rsidR="000E745B" w:rsidRPr="00FC05EB">
              <w:rPr>
                <w:rStyle w:val="Hyperlink"/>
                <w:rFonts w:cs="Times New Roman"/>
                <w:noProof/>
              </w:rPr>
              <w:t>1.3. Ý nghĩa đề tài</w:t>
            </w:r>
            <w:r w:rsidR="000E745B">
              <w:rPr>
                <w:noProof/>
                <w:webHidden/>
              </w:rPr>
              <w:tab/>
            </w:r>
            <w:r w:rsidR="000E745B">
              <w:rPr>
                <w:noProof/>
                <w:webHidden/>
              </w:rPr>
              <w:fldChar w:fldCharType="begin"/>
            </w:r>
            <w:r w:rsidR="000E745B">
              <w:rPr>
                <w:noProof/>
                <w:webHidden/>
              </w:rPr>
              <w:instrText xml:space="preserve"> PAGEREF _Toc495177825 \h </w:instrText>
            </w:r>
            <w:r w:rsidR="000E745B">
              <w:rPr>
                <w:noProof/>
                <w:webHidden/>
              </w:rPr>
            </w:r>
            <w:r w:rsidR="000E745B">
              <w:rPr>
                <w:noProof/>
                <w:webHidden/>
              </w:rPr>
              <w:fldChar w:fldCharType="separate"/>
            </w:r>
            <w:r w:rsidR="000E745B">
              <w:rPr>
                <w:noProof/>
                <w:webHidden/>
              </w:rPr>
              <w:t>7</w:t>
            </w:r>
            <w:r w:rsidR="000E745B">
              <w:rPr>
                <w:noProof/>
                <w:webHidden/>
              </w:rPr>
              <w:fldChar w:fldCharType="end"/>
            </w:r>
          </w:hyperlink>
        </w:p>
        <w:p w14:paraId="43D41F3C" w14:textId="77777777" w:rsidR="000E745B" w:rsidRDefault="00E309C6">
          <w:pPr>
            <w:pStyle w:val="TOC2"/>
            <w:tabs>
              <w:tab w:val="right" w:leader="dot" w:pos="9017"/>
            </w:tabs>
            <w:rPr>
              <w:rFonts w:asciiTheme="minorHAnsi" w:eastAsiaTheme="minorEastAsia" w:hAnsiTheme="minorHAnsi"/>
              <w:noProof/>
              <w:sz w:val="22"/>
            </w:rPr>
          </w:pPr>
          <w:hyperlink w:anchor="_Toc495177826" w:history="1">
            <w:r w:rsidR="000E745B" w:rsidRPr="00FC05EB">
              <w:rPr>
                <w:rStyle w:val="Hyperlink"/>
                <w:rFonts w:cs="Times New Roman"/>
                <w:noProof/>
              </w:rPr>
              <w:t>1.4. Phạm vi đề tài</w:t>
            </w:r>
            <w:r w:rsidR="000E745B">
              <w:rPr>
                <w:noProof/>
                <w:webHidden/>
              </w:rPr>
              <w:tab/>
            </w:r>
            <w:r w:rsidR="000E745B">
              <w:rPr>
                <w:noProof/>
                <w:webHidden/>
              </w:rPr>
              <w:fldChar w:fldCharType="begin"/>
            </w:r>
            <w:r w:rsidR="000E745B">
              <w:rPr>
                <w:noProof/>
                <w:webHidden/>
              </w:rPr>
              <w:instrText xml:space="preserve"> PAGEREF _Toc495177826 \h </w:instrText>
            </w:r>
            <w:r w:rsidR="000E745B">
              <w:rPr>
                <w:noProof/>
                <w:webHidden/>
              </w:rPr>
            </w:r>
            <w:r w:rsidR="000E745B">
              <w:rPr>
                <w:noProof/>
                <w:webHidden/>
              </w:rPr>
              <w:fldChar w:fldCharType="separate"/>
            </w:r>
            <w:r w:rsidR="000E745B">
              <w:rPr>
                <w:noProof/>
                <w:webHidden/>
              </w:rPr>
              <w:t>7</w:t>
            </w:r>
            <w:r w:rsidR="000E745B">
              <w:rPr>
                <w:noProof/>
                <w:webHidden/>
              </w:rPr>
              <w:fldChar w:fldCharType="end"/>
            </w:r>
          </w:hyperlink>
        </w:p>
        <w:p w14:paraId="3BBF2AD2" w14:textId="77777777" w:rsidR="000E745B" w:rsidRDefault="00E309C6">
          <w:pPr>
            <w:pStyle w:val="TOC2"/>
            <w:tabs>
              <w:tab w:val="right" w:leader="dot" w:pos="9017"/>
            </w:tabs>
            <w:rPr>
              <w:rFonts w:asciiTheme="minorHAnsi" w:eastAsiaTheme="minorEastAsia" w:hAnsiTheme="minorHAnsi"/>
              <w:noProof/>
              <w:sz w:val="22"/>
            </w:rPr>
          </w:pPr>
          <w:hyperlink w:anchor="_Toc495177827" w:history="1">
            <w:r w:rsidR="000E745B" w:rsidRPr="00FC05EB">
              <w:rPr>
                <w:rStyle w:val="Hyperlink"/>
                <w:rFonts w:cs="Times New Roman"/>
                <w:noProof/>
              </w:rPr>
              <w:t>1.5. Phương pháp triển khai</w:t>
            </w:r>
            <w:r w:rsidR="000E745B">
              <w:rPr>
                <w:noProof/>
                <w:webHidden/>
              </w:rPr>
              <w:tab/>
            </w:r>
            <w:r w:rsidR="000E745B">
              <w:rPr>
                <w:noProof/>
                <w:webHidden/>
              </w:rPr>
              <w:fldChar w:fldCharType="begin"/>
            </w:r>
            <w:r w:rsidR="000E745B">
              <w:rPr>
                <w:noProof/>
                <w:webHidden/>
              </w:rPr>
              <w:instrText xml:space="preserve"> PAGEREF _Toc495177827 \h </w:instrText>
            </w:r>
            <w:r w:rsidR="000E745B">
              <w:rPr>
                <w:noProof/>
                <w:webHidden/>
              </w:rPr>
            </w:r>
            <w:r w:rsidR="000E745B">
              <w:rPr>
                <w:noProof/>
                <w:webHidden/>
              </w:rPr>
              <w:fldChar w:fldCharType="separate"/>
            </w:r>
            <w:r w:rsidR="000E745B">
              <w:rPr>
                <w:noProof/>
                <w:webHidden/>
              </w:rPr>
              <w:t>8</w:t>
            </w:r>
            <w:r w:rsidR="000E745B">
              <w:rPr>
                <w:noProof/>
                <w:webHidden/>
              </w:rPr>
              <w:fldChar w:fldCharType="end"/>
            </w:r>
          </w:hyperlink>
        </w:p>
        <w:p w14:paraId="2FDA94F4" w14:textId="77777777" w:rsidR="000E745B" w:rsidRDefault="00E309C6">
          <w:pPr>
            <w:pStyle w:val="TOC2"/>
            <w:tabs>
              <w:tab w:val="right" w:leader="dot" w:pos="9017"/>
            </w:tabs>
            <w:rPr>
              <w:rFonts w:asciiTheme="minorHAnsi" w:eastAsiaTheme="minorEastAsia" w:hAnsiTheme="minorHAnsi"/>
              <w:noProof/>
              <w:sz w:val="22"/>
            </w:rPr>
          </w:pPr>
          <w:hyperlink w:anchor="_Toc495177828" w:history="1">
            <w:r w:rsidR="000E745B" w:rsidRPr="00FC05EB">
              <w:rPr>
                <w:rStyle w:val="Hyperlink"/>
                <w:rFonts w:cs="Times New Roman"/>
                <w:noProof/>
              </w:rPr>
              <w:t>1.6. Kết cấu khóa luận</w:t>
            </w:r>
            <w:r w:rsidR="000E745B">
              <w:rPr>
                <w:noProof/>
                <w:webHidden/>
              </w:rPr>
              <w:tab/>
            </w:r>
            <w:r w:rsidR="000E745B">
              <w:rPr>
                <w:noProof/>
                <w:webHidden/>
              </w:rPr>
              <w:fldChar w:fldCharType="begin"/>
            </w:r>
            <w:r w:rsidR="000E745B">
              <w:rPr>
                <w:noProof/>
                <w:webHidden/>
              </w:rPr>
              <w:instrText xml:space="preserve"> PAGEREF _Toc495177828 \h </w:instrText>
            </w:r>
            <w:r w:rsidR="000E745B">
              <w:rPr>
                <w:noProof/>
                <w:webHidden/>
              </w:rPr>
            </w:r>
            <w:r w:rsidR="000E745B">
              <w:rPr>
                <w:noProof/>
                <w:webHidden/>
              </w:rPr>
              <w:fldChar w:fldCharType="separate"/>
            </w:r>
            <w:r w:rsidR="000E745B">
              <w:rPr>
                <w:noProof/>
                <w:webHidden/>
              </w:rPr>
              <w:t>8</w:t>
            </w:r>
            <w:r w:rsidR="000E745B">
              <w:rPr>
                <w:noProof/>
                <w:webHidden/>
              </w:rPr>
              <w:fldChar w:fldCharType="end"/>
            </w:r>
          </w:hyperlink>
        </w:p>
        <w:p w14:paraId="6F91263C" w14:textId="77777777" w:rsidR="000E745B" w:rsidRDefault="00E309C6">
          <w:pPr>
            <w:pStyle w:val="TOC1"/>
            <w:tabs>
              <w:tab w:val="right" w:leader="dot" w:pos="9017"/>
            </w:tabs>
            <w:rPr>
              <w:rFonts w:asciiTheme="minorHAnsi" w:eastAsiaTheme="minorEastAsia" w:hAnsiTheme="minorHAnsi"/>
              <w:noProof/>
              <w:sz w:val="22"/>
            </w:rPr>
          </w:pPr>
          <w:hyperlink w:anchor="_Toc495177829" w:history="1">
            <w:r w:rsidR="000E745B" w:rsidRPr="00FC05EB">
              <w:rPr>
                <w:rStyle w:val="Hyperlink"/>
                <w:rFonts w:cs="Times New Roman"/>
                <w:noProof/>
              </w:rPr>
              <w:t>CHƯƠNG 2</w:t>
            </w:r>
            <w:r w:rsidR="000E745B">
              <w:rPr>
                <w:noProof/>
                <w:webHidden/>
              </w:rPr>
              <w:tab/>
            </w:r>
            <w:r w:rsidR="000E745B">
              <w:rPr>
                <w:noProof/>
                <w:webHidden/>
              </w:rPr>
              <w:fldChar w:fldCharType="begin"/>
            </w:r>
            <w:r w:rsidR="000E745B">
              <w:rPr>
                <w:noProof/>
                <w:webHidden/>
              </w:rPr>
              <w:instrText xml:space="preserve"> PAGEREF _Toc495177829 \h </w:instrText>
            </w:r>
            <w:r w:rsidR="000E745B">
              <w:rPr>
                <w:noProof/>
                <w:webHidden/>
              </w:rPr>
            </w:r>
            <w:r w:rsidR="000E745B">
              <w:rPr>
                <w:noProof/>
                <w:webHidden/>
              </w:rPr>
              <w:fldChar w:fldCharType="separate"/>
            </w:r>
            <w:r w:rsidR="000E745B">
              <w:rPr>
                <w:noProof/>
                <w:webHidden/>
              </w:rPr>
              <w:t>10</w:t>
            </w:r>
            <w:r w:rsidR="000E745B">
              <w:rPr>
                <w:noProof/>
                <w:webHidden/>
              </w:rPr>
              <w:fldChar w:fldCharType="end"/>
            </w:r>
          </w:hyperlink>
        </w:p>
        <w:p w14:paraId="2E74C495" w14:textId="77777777" w:rsidR="000E745B" w:rsidRDefault="00E309C6">
          <w:pPr>
            <w:pStyle w:val="TOC1"/>
            <w:tabs>
              <w:tab w:val="right" w:leader="dot" w:pos="9017"/>
            </w:tabs>
            <w:rPr>
              <w:rFonts w:asciiTheme="minorHAnsi" w:eastAsiaTheme="minorEastAsia" w:hAnsiTheme="minorHAnsi"/>
              <w:noProof/>
              <w:sz w:val="22"/>
            </w:rPr>
          </w:pPr>
          <w:hyperlink w:anchor="_Toc495177830" w:history="1">
            <w:r w:rsidR="000E745B" w:rsidRPr="00FC05EB">
              <w:rPr>
                <w:rStyle w:val="Hyperlink"/>
                <w:rFonts w:cs="Times New Roman"/>
                <w:noProof/>
              </w:rPr>
              <w:t>GIỚI THIỆU VỀ CÔNG NGHỆ WINDOWS FORMS</w:t>
            </w:r>
            <w:r w:rsidR="000E745B">
              <w:rPr>
                <w:noProof/>
                <w:webHidden/>
              </w:rPr>
              <w:tab/>
            </w:r>
            <w:r w:rsidR="000E745B">
              <w:rPr>
                <w:noProof/>
                <w:webHidden/>
              </w:rPr>
              <w:fldChar w:fldCharType="begin"/>
            </w:r>
            <w:r w:rsidR="000E745B">
              <w:rPr>
                <w:noProof/>
                <w:webHidden/>
              </w:rPr>
              <w:instrText xml:space="preserve"> PAGEREF _Toc495177830 \h </w:instrText>
            </w:r>
            <w:r w:rsidR="000E745B">
              <w:rPr>
                <w:noProof/>
                <w:webHidden/>
              </w:rPr>
            </w:r>
            <w:r w:rsidR="000E745B">
              <w:rPr>
                <w:noProof/>
                <w:webHidden/>
              </w:rPr>
              <w:fldChar w:fldCharType="separate"/>
            </w:r>
            <w:r w:rsidR="000E745B">
              <w:rPr>
                <w:noProof/>
                <w:webHidden/>
              </w:rPr>
              <w:t>10</w:t>
            </w:r>
            <w:r w:rsidR="000E745B">
              <w:rPr>
                <w:noProof/>
                <w:webHidden/>
              </w:rPr>
              <w:fldChar w:fldCharType="end"/>
            </w:r>
          </w:hyperlink>
        </w:p>
        <w:p w14:paraId="50A65A79" w14:textId="77777777" w:rsidR="000E745B" w:rsidRDefault="00E309C6">
          <w:pPr>
            <w:pStyle w:val="TOC2"/>
            <w:tabs>
              <w:tab w:val="right" w:leader="dot" w:pos="9017"/>
            </w:tabs>
            <w:rPr>
              <w:rFonts w:asciiTheme="minorHAnsi" w:eastAsiaTheme="minorEastAsia" w:hAnsiTheme="minorHAnsi"/>
              <w:noProof/>
              <w:sz w:val="22"/>
            </w:rPr>
          </w:pPr>
          <w:hyperlink w:anchor="_Toc495177831" w:history="1">
            <w:r w:rsidR="000E745B" w:rsidRPr="00FC05EB">
              <w:rPr>
                <w:rStyle w:val="Hyperlink"/>
                <w:rFonts w:cs="Times New Roman"/>
                <w:noProof/>
              </w:rPr>
              <w:t>2.1.Windows Form là gì</w:t>
            </w:r>
            <w:r w:rsidR="000E745B">
              <w:rPr>
                <w:noProof/>
                <w:webHidden/>
              </w:rPr>
              <w:tab/>
            </w:r>
            <w:r w:rsidR="000E745B">
              <w:rPr>
                <w:noProof/>
                <w:webHidden/>
              </w:rPr>
              <w:fldChar w:fldCharType="begin"/>
            </w:r>
            <w:r w:rsidR="000E745B">
              <w:rPr>
                <w:noProof/>
                <w:webHidden/>
              </w:rPr>
              <w:instrText xml:space="preserve"> PAGEREF _Toc495177831 \h </w:instrText>
            </w:r>
            <w:r w:rsidR="000E745B">
              <w:rPr>
                <w:noProof/>
                <w:webHidden/>
              </w:rPr>
            </w:r>
            <w:r w:rsidR="000E745B">
              <w:rPr>
                <w:noProof/>
                <w:webHidden/>
              </w:rPr>
              <w:fldChar w:fldCharType="separate"/>
            </w:r>
            <w:r w:rsidR="000E745B">
              <w:rPr>
                <w:noProof/>
                <w:webHidden/>
              </w:rPr>
              <w:t>10</w:t>
            </w:r>
            <w:r w:rsidR="000E745B">
              <w:rPr>
                <w:noProof/>
                <w:webHidden/>
              </w:rPr>
              <w:fldChar w:fldCharType="end"/>
            </w:r>
          </w:hyperlink>
        </w:p>
        <w:p w14:paraId="18E9C5B3" w14:textId="77777777" w:rsidR="000E745B" w:rsidRDefault="00E309C6">
          <w:pPr>
            <w:pStyle w:val="TOC2"/>
            <w:tabs>
              <w:tab w:val="right" w:leader="dot" w:pos="9017"/>
            </w:tabs>
            <w:rPr>
              <w:rFonts w:asciiTheme="minorHAnsi" w:eastAsiaTheme="minorEastAsia" w:hAnsiTheme="minorHAnsi"/>
              <w:noProof/>
              <w:sz w:val="22"/>
            </w:rPr>
          </w:pPr>
          <w:hyperlink w:anchor="_Toc495177832" w:history="1">
            <w:r w:rsidR="000E745B" w:rsidRPr="00FC05EB">
              <w:rPr>
                <w:rStyle w:val="Hyperlink"/>
                <w:rFonts w:cs="Times New Roman"/>
                <w:noProof/>
              </w:rPr>
              <w:t>2.2. Tìm hiểu sơ lược về ngôn ngữ lập trình C#</w:t>
            </w:r>
            <w:r w:rsidR="000E745B">
              <w:rPr>
                <w:noProof/>
                <w:webHidden/>
              </w:rPr>
              <w:tab/>
            </w:r>
            <w:r w:rsidR="000E745B">
              <w:rPr>
                <w:noProof/>
                <w:webHidden/>
              </w:rPr>
              <w:fldChar w:fldCharType="begin"/>
            </w:r>
            <w:r w:rsidR="000E745B">
              <w:rPr>
                <w:noProof/>
                <w:webHidden/>
              </w:rPr>
              <w:instrText xml:space="preserve"> PAGEREF _Toc495177832 \h </w:instrText>
            </w:r>
            <w:r w:rsidR="000E745B">
              <w:rPr>
                <w:noProof/>
                <w:webHidden/>
              </w:rPr>
            </w:r>
            <w:r w:rsidR="000E745B">
              <w:rPr>
                <w:noProof/>
                <w:webHidden/>
              </w:rPr>
              <w:fldChar w:fldCharType="separate"/>
            </w:r>
            <w:r w:rsidR="000E745B">
              <w:rPr>
                <w:noProof/>
                <w:webHidden/>
              </w:rPr>
              <w:t>10</w:t>
            </w:r>
            <w:r w:rsidR="000E745B">
              <w:rPr>
                <w:noProof/>
                <w:webHidden/>
              </w:rPr>
              <w:fldChar w:fldCharType="end"/>
            </w:r>
          </w:hyperlink>
        </w:p>
        <w:p w14:paraId="5B523386" w14:textId="77777777" w:rsidR="000E745B" w:rsidRDefault="00E309C6">
          <w:pPr>
            <w:pStyle w:val="TOC2"/>
            <w:tabs>
              <w:tab w:val="right" w:leader="dot" w:pos="9017"/>
            </w:tabs>
            <w:rPr>
              <w:rFonts w:asciiTheme="minorHAnsi" w:eastAsiaTheme="minorEastAsia" w:hAnsiTheme="minorHAnsi"/>
              <w:noProof/>
              <w:sz w:val="22"/>
            </w:rPr>
          </w:pPr>
          <w:hyperlink w:anchor="_Toc495177833" w:history="1">
            <w:r w:rsidR="000E745B" w:rsidRPr="00FC05EB">
              <w:rPr>
                <w:rStyle w:val="Hyperlink"/>
                <w:rFonts w:cs="Times New Roman"/>
                <w:noProof/>
              </w:rPr>
              <w:t>2.3. Ưu điểm, nhược điểm của Windows Forms</w:t>
            </w:r>
            <w:r w:rsidR="000E745B">
              <w:rPr>
                <w:noProof/>
                <w:webHidden/>
              </w:rPr>
              <w:tab/>
            </w:r>
            <w:r w:rsidR="000E745B">
              <w:rPr>
                <w:noProof/>
                <w:webHidden/>
              </w:rPr>
              <w:fldChar w:fldCharType="begin"/>
            </w:r>
            <w:r w:rsidR="000E745B">
              <w:rPr>
                <w:noProof/>
                <w:webHidden/>
              </w:rPr>
              <w:instrText xml:space="preserve"> PAGEREF _Toc495177833 \h </w:instrText>
            </w:r>
            <w:r w:rsidR="000E745B">
              <w:rPr>
                <w:noProof/>
                <w:webHidden/>
              </w:rPr>
            </w:r>
            <w:r w:rsidR="000E745B">
              <w:rPr>
                <w:noProof/>
                <w:webHidden/>
              </w:rPr>
              <w:fldChar w:fldCharType="separate"/>
            </w:r>
            <w:r w:rsidR="000E745B">
              <w:rPr>
                <w:noProof/>
                <w:webHidden/>
              </w:rPr>
              <w:t>11</w:t>
            </w:r>
            <w:r w:rsidR="000E745B">
              <w:rPr>
                <w:noProof/>
                <w:webHidden/>
              </w:rPr>
              <w:fldChar w:fldCharType="end"/>
            </w:r>
          </w:hyperlink>
        </w:p>
        <w:p w14:paraId="7B8F912A" w14:textId="77777777" w:rsidR="000E745B" w:rsidRDefault="00E309C6">
          <w:pPr>
            <w:pStyle w:val="TOC2"/>
            <w:tabs>
              <w:tab w:val="right" w:leader="dot" w:pos="9017"/>
            </w:tabs>
            <w:rPr>
              <w:rFonts w:asciiTheme="minorHAnsi" w:eastAsiaTheme="minorEastAsia" w:hAnsiTheme="minorHAnsi"/>
              <w:noProof/>
              <w:sz w:val="22"/>
            </w:rPr>
          </w:pPr>
          <w:hyperlink w:anchor="_Toc495177834" w:history="1">
            <w:r w:rsidR="000E745B" w:rsidRPr="00FC05EB">
              <w:rPr>
                <w:rStyle w:val="Hyperlink"/>
                <w:rFonts w:cs="Times New Roman"/>
                <w:noProof/>
              </w:rPr>
              <w:t>2.4. Tương lai của Windows Forms</w:t>
            </w:r>
            <w:r w:rsidR="000E745B">
              <w:rPr>
                <w:noProof/>
                <w:webHidden/>
              </w:rPr>
              <w:tab/>
            </w:r>
            <w:r w:rsidR="000E745B">
              <w:rPr>
                <w:noProof/>
                <w:webHidden/>
              </w:rPr>
              <w:fldChar w:fldCharType="begin"/>
            </w:r>
            <w:r w:rsidR="000E745B">
              <w:rPr>
                <w:noProof/>
                <w:webHidden/>
              </w:rPr>
              <w:instrText xml:space="preserve"> PAGEREF _Toc495177834 \h </w:instrText>
            </w:r>
            <w:r w:rsidR="000E745B">
              <w:rPr>
                <w:noProof/>
                <w:webHidden/>
              </w:rPr>
            </w:r>
            <w:r w:rsidR="000E745B">
              <w:rPr>
                <w:noProof/>
                <w:webHidden/>
              </w:rPr>
              <w:fldChar w:fldCharType="separate"/>
            </w:r>
            <w:r w:rsidR="000E745B">
              <w:rPr>
                <w:noProof/>
                <w:webHidden/>
              </w:rPr>
              <w:t>12</w:t>
            </w:r>
            <w:r w:rsidR="000E745B">
              <w:rPr>
                <w:noProof/>
                <w:webHidden/>
              </w:rPr>
              <w:fldChar w:fldCharType="end"/>
            </w:r>
          </w:hyperlink>
        </w:p>
        <w:p w14:paraId="4DC0F144" w14:textId="77777777" w:rsidR="000E745B" w:rsidRDefault="00E309C6">
          <w:pPr>
            <w:pStyle w:val="TOC1"/>
            <w:tabs>
              <w:tab w:val="right" w:leader="dot" w:pos="9017"/>
            </w:tabs>
            <w:rPr>
              <w:rFonts w:asciiTheme="minorHAnsi" w:eastAsiaTheme="minorEastAsia" w:hAnsiTheme="minorHAnsi"/>
              <w:noProof/>
              <w:sz w:val="22"/>
            </w:rPr>
          </w:pPr>
          <w:hyperlink w:anchor="_Toc495177835" w:history="1">
            <w:r w:rsidR="000E745B" w:rsidRPr="00FC05EB">
              <w:rPr>
                <w:rStyle w:val="Hyperlink"/>
                <w:rFonts w:cs="Times New Roman"/>
                <w:noProof/>
              </w:rPr>
              <w:t>CHƯƠNG 3</w:t>
            </w:r>
            <w:r w:rsidR="000E745B">
              <w:rPr>
                <w:noProof/>
                <w:webHidden/>
              </w:rPr>
              <w:tab/>
            </w:r>
            <w:r w:rsidR="000E745B">
              <w:rPr>
                <w:noProof/>
                <w:webHidden/>
              </w:rPr>
              <w:fldChar w:fldCharType="begin"/>
            </w:r>
            <w:r w:rsidR="000E745B">
              <w:rPr>
                <w:noProof/>
                <w:webHidden/>
              </w:rPr>
              <w:instrText xml:space="preserve"> PAGEREF _Toc495177835 \h </w:instrText>
            </w:r>
            <w:r w:rsidR="000E745B">
              <w:rPr>
                <w:noProof/>
                <w:webHidden/>
              </w:rPr>
            </w:r>
            <w:r w:rsidR="000E745B">
              <w:rPr>
                <w:noProof/>
                <w:webHidden/>
              </w:rPr>
              <w:fldChar w:fldCharType="separate"/>
            </w:r>
            <w:r w:rsidR="000E745B">
              <w:rPr>
                <w:noProof/>
                <w:webHidden/>
              </w:rPr>
              <w:t>13</w:t>
            </w:r>
            <w:r w:rsidR="000E745B">
              <w:rPr>
                <w:noProof/>
                <w:webHidden/>
              </w:rPr>
              <w:fldChar w:fldCharType="end"/>
            </w:r>
          </w:hyperlink>
        </w:p>
        <w:p w14:paraId="7DF4A507" w14:textId="77777777" w:rsidR="000E745B" w:rsidRDefault="00E309C6">
          <w:pPr>
            <w:pStyle w:val="TOC1"/>
            <w:tabs>
              <w:tab w:val="right" w:leader="dot" w:pos="9017"/>
            </w:tabs>
            <w:rPr>
              <w:rFonts w:asciiTheme="minorHAnsi" w:eastAsiaTheme="minorEastAsia" w:hAnsiTheme="minorHAnsi"/>
              <w:noProof/>
              <w:sz w:val="22"/>
            </w:rPr>
          </w:pPr>
          <w:hyperlink w:anchor="_Toc495177836" w:history="1">
            <w:r w:rsidR="000E745B" w:rsidRPr="00FC05EB">
              <w:rPr>
                <w:rStyle w:val="Hyperlink"/>
                <w:rFonts w:cs="Times New Roman"/>
                <w:noProof/>
              </w:rPr>
              <w:t>PHÂN TÍCH HỆ THỐNG</w:t>
            </w:r>
            <w:r w:rsidR="000E745B">
              <w:rPr>
                <w:noProof/>
                <w:webHidden/>
              </w:rPr>
              <w:tab/>
            </w:r>
            <w:r w:rsidR="000E745B">
              <w:rPr>
                <w:noProof/>
                <w:webHidden/>
              </w:rPr>
              <w:fldChar w:fldCharType="begin"/>
            </w:r>
            <w:r w:rsidR="000E745B">
              <w:rPr>
                <w:noProof/>
                <w:webHidden/>
              </w:rPr>
              <w:instrText xml:space="preserve"> PAGEREF _Toc495177836 \h </w:instrText>
            </w:r>
            <w:r w:rsidR="000E745B">
              <w:rPr>
                <w:noProof/>
                <w:webHidden/>
              </w:rPr>
            </w:r>
            <w:r w:rsidR="000E745B">
              <w:rPr>
                <w:noProof/>
                <w:webHidden/>
              </w:rPr>
              <w:fldChar w:fldCharType="separate"/>
            </w:r>
            <w:r w:rsidR="000E745B">
              <w:rPr>
                <w:noProof/>
                <w:webHidden/>
              </w:rPr>
              <w:t>13</w:t>
            </w:r>
            <w:r w:rsidR="000E745B">
              <w:rPr>
                <w:noProof/>
                <w:webHidden/>
              </w:rPr>
              <w:fldChar w:fldCharType="end"/>
            </w:r>
          </w:hyperlink>
        </w:p>
        <w:p w14:paraId="2D6BE9E4" w14:textId="77777777" w:rsidR="000E745B" w:rsidRDefault="00E309C6">
          <w:pPr>
            <w:pStyle w:val="TOC2"/>
            <w:tabs>
              <w:tab w:val="right" w:leader="dot" w:pos="9017"/>
            </w:tabs>
            <w:rPr>
              <w:rFonts w:asciiTheme="minorHAnsi" w:eastAsiaTheme="minorEastAsia" w:hAnsiTheme="minorHAnsi"/>
              <w:noProof/>
              <w:sz w:val="22"/>
            </w:rPr>
          </w:pPr>
          <w:hyperlink w:anchor="_Toc495177837" w:history="1">
            <w:r w:rsidR="000E745B" w:rsidRPr="00FC05EB">
              <w:rPr>
                <w:rStyle w:val="Hyperlink"/>
                <w:rFonts w:cs="Times New Roman"/>
                <w:noProof/>
              </w:rPr>
              <w:t>3.1. Sơ đồ tổng quan hệ thống</w:t>
            </w:r>
            <w:r w:rsidR="000E745B">
              <w:rPr>
                <w:noProof/>
                <w:webHidden/>
              </w:rPr>
              <w:tab/>
            </w:r>
            <w:r w:rsidR="000E745B">
              <w:rPr>
                <w:noProof/>
                <w:webHidden/>
              </w:rPr>
              <w:fldChar w:fldCharType="begin"/>
            </w:r>
            <w:r w:rsidR="000E745B">
              <w:rPr>
                <w:noProof/>
                <w:webHidden/>
              </w:rPr>
              <w:instrText xml:space="preserve"> PAGEREF _Toc495177837 \h </w:instrText>
            </w:r>
            <w:r w:rsidR="000E745B">
              <w:rPr>
                <w:noProof/>
                <w:webHidden/>
              </w:rPr>
            </w:r>
            <w:r w:rsidR="000E745B">
              <w:rPr>
                <w:noProof/>
                <w:webHidden/>
              </w:rPr>
              <w:fldChar w:fldCharType="separate"/>
            </w:r>
            <w:r w:rsidR="000E745B">
              <w:rPr>
                <w:noProof/>
                <w:webHidden/>
              </w:rPr>
              <w:t>13</w:t>
            </w:r>
            <w:r w:rsidR="000E745B">
              <w:rPr>
                <w:noProof/>
                <w:webHidden/>
              </w:rPr>
              <w:fldChar w:fldCharType="end"/>
            </w:r>
          </w:hyperlink>
        </w:p>
        <w:p w14:paraId="1FF89C7B" w14:textId="77777777" w:rsidR="000E745B" w:rsidRDefault="00E309C6">
          <w:pPr>
            <w:pStyle w:val="TOC2"/>
            <w:tabs>
              <w:tab w:val="right" w:leader="dot" w:pos="9017"/>
            </w:tabs>
            <w:rPr>
              <w:rFonts w:asciiTheme="minorHAnsi" w:eastAsiaTheme="minorEastAsia" w:hAnsiTheme="minorHAnsi"/>
              <w:noProof/>
              <w:sz w:val="22"/>
            </w:rPr>
          </w:pPr>
          <w:hyperlink w:anchor="_Toc495177838" w:history="1">
            <w:r w:rsidR="000E745B" w:rsidRPr="00FC05EB">
              <w:rPr>
                <w:rStyle w:val="Hyperlink"/>
                <w:rFonts w:cs="Times New Roman"/>
                <w:noProof/>
              </w:rPr>
              <w:t>3.2. Xây dựng biểu đồ ca sử dụng</w:t>
            </w:r>
            <w:r w:rsidR="000E745B">
              <w:rPr>
                <w:noProof/>
                <w:webHidden/>
              </w:rPr>
              <w:tab/>
            </w:r>
            <w:r w:rsidR="000E745B">
              <w:rPr>
                <w:noProof/>
                <w:webHidden/>
              </w:rPr>
              <w:fldChar w:fldCharType="begin"/>
            </w:r>
            <w:r w:rsidR="000E745B">
              <w:rPr>
                <w:noProof/>
                <w:webHidden/>
              </w:rPr>
              <w:instrText xml:space="preserve"> PAGEREF _Toc495177838 \h </w:instrText>
            </w:r>
            <w:r w:rsidR="000E745B">
              <w:rPr>
                <w:noProof/>
                <w:webHidden/>
              </w:rPr>
            </w:r>
            <w:r w:rsidR="000E745B">
              <w:rPr>
                <w:noProof/>
                <w:webHidden/>
              </w:rPr>
              <w:fldChar w:fldCharType="separate"/>
            </w:r>
            <w:r w:rsidR="000E745B">
              <w:rPr>
                <w:noProof/>
                <w:webHidden/>
              </w:rPr>
              <w:t>14</w:t>
            </w:r>
            <w:r w:rsidR="000E745B">
              <w:rPr>
                <w:noProof/>
                <w:webHidden/>
              </w:rPr>
              <w:fldChar w:fldCharType="end"/>
            </w:r>
          </w:hyperlink>
        </w:p>
        <w:p w14:paraId="1F97ED8E" w14:textId="77777777" w:rsidR="000E745B" w:rsidRDefault="00E309C6">
          <w:pPr>
            <w:pStyle w:val="TOC3"/>
            <w:tabs>
              <w:tab w:val="right" w:leader="dot" w:pos="9017"/>
            </w:tabs>
            <w:rPr>
              <w:rFonts w:asciiTheme="minorHAnsi" w:eastAsiaTheme="minorEastAsia" w:hAnsiTheme="minorHAnsi"/>
              <w:noProof/>
              <w:sz w:val="22"/>
            </w:rPr>
          </w:pPr>
          <w:hyperlink w:anchor="_Toc495177839" w:history="1">
            <w:r w:rsidR="000E745B" w:rsidRPr="00FC05EB">
              <w:rPr>
                <w:rStyle w:val="Hyperlink"/>
                <w:rFonts w:cs="Times New Roman"/>
                <w:noProof/>
              </w:rPr>
              <w:t>3.2.1. Danh sách các tác nhân</w:t>
            </w:r>
            <w:r w:rsidR="000E745B">
              <w:rPr>
                <w:noProof/>
                <w:webHidden/>
              </w:rPr>
              <w:tab/>
            </w:r>
            <w:r w:rsidR="000E745B">
              <w:rPr>
                <w:noProof/>
                <w:webHidden/>
              </w:rPr>
              <w:fldChar w:fldCharType="begin"/>
            </w:r>
            <w:r w:rsidR="000E745B">
              <w:rPr>
                <w:noProof/>
                <w:webHidden/>
              </w:rPr>
              <w:instrText xml:space="preserve"> PAGEREF _Toc495177839 \h </w:instrText>
            </w:r>
            <w:r w:rsidR="000E745B">
              <w:rPr>
                <w:noProof/>
                <w:webHidden/>
              </w:rPr>
            </w:r>
            <w:r w:rsidR="000E745B">
              <w:rPr>
                <w:noProof/>
                <w:webHidden/>
              </w:rPr>
              <w:fldChar w:fldCharType="separate"/>
            </w:r>
            <w:r w:rsidR="000E745B">
              <w:rPr>
                <w:noProof/>
                <w:webHidden/>
              </w:rPr>
              <w:t>14</w:t>
            </w:r>
            <w:r w:rsidR="000E745B">
              <w:rPr>
                <w:noProof/>
                <w:webHidden/>
              </w:rPr>
              <w:fldChar w:fldCharType="end"/>
            </w:r>
          </w:hyperlink>
        </w:p>
        <w:p w14:paraId="22813662" w14:textId="77777777" w:rsidR="000E745B" w:rsidRDefault="00E309C6">
          <w:pPr>
            <w:pStyle w:val="TOC3"/>
            <w:tabs>
              <w:tab w:val="right" w:leader="dot" w:pos="9017"/>
            </w:tabs>
            <w:rPr>
              <w:rFonts w:asciiTheme="minorHAnsi" w:eastAsiaTheme="minorEastAsia" w:hAnsiTheme="minorHAnsi"/>
              <w:noProof/>
              <w:sz w:val="22"/>
            </w:rPr>
          </w:pPr>
          <w:hyperlink w:anchor="_Toc495177840" w:history="1">
            <w:r w:rsidR="000E745B" w:rsidRPr="00FC05EB">
              <w:rPr>
                <w:rStyle w:val="Hyperlink"/>
                <w:rFonts w:cs="Times New Roman"/>
                <w:noProof/>
              </w:rPr>
              <w:t>3.2.2. Xác định các ca sử dụng</w:t>
            </w:r>
            <w:r w:rsidR="000E745B">
              <w:rPr>
                <w:noProof/>
                <w:webHidden/>
              </w:rPr>
              <w:tab/>
            </w:r>
            <w:r w:rsidR="000E745B">
              <w:rPr>
                <w:noProof/>
                <w:webHidden/>
              </w:rPr>
              <w:fldChar w:fldCharType="begin"/>
            </w:r>
            <w:r w:rsidR="000E745B">
              <w:rPr>
                <w:noProof/>
                <w:webHidden/>
              </w:rPr>
              <w:instrText xml:space="preserve"> PAGEREF _Toc495177840 \h </w:instrText>
            </w:r>
            <w:r w:rsidR="000E745B">
              <w:rPr>
                <w:noProof/>
                <w:webHidden/>
              </w:rPr>
            </w:r>
            <w:r w:rsidR="000E745B">
              <w:rPr>
                <w:noProof/>
                <w:webHidden/>
              </w:rPr>
              <w:fldChar w:fldCharType="separate"/>
            </w:r>
            <w:r w:rsidR="000E745B">
              <w:rPr>
                <w:noProof/>
                <w:webHidden/>
              </w:rPr>
              <w:t>14</w:t>
            </w:r>
            <w:r w:rsidR="000E745B">
              <w:rPr>
                <w:noProof/>
                <w:webHidden/>
              </w:rPr>
              <w:fldChar w:fldCharType="end"/>
            </w:r>
          </w:hyperlink>
        </w:p>
        <w:p w14:paraId="52100041" w14:textId="77777777" w:rsidR="000E745B" w:rsidRDefault="00E309C6">
          <w:pPr>
            <w:pStyle w:val="TOC3"/>
            <w:tabs>
              <w:tab w:val="right" w:leader="dot" w:pos="9017"/>
            </w:tabs>
            <w:rPr>
              <w:rFonts w:asciiTheme="minorHAnsi" w:eastAsiaTheme="minorEastAsia" w:hAnsiTheme="minorHAnsi"/>
              <w:noProof/>
              <w:sz w:val="22"/>
            </w:rPr>
          </w:pPr>
          <w:hyperlink w:anchor="_Toc495177841" w:history="1">
            <w:r w:rsidR="000E745B" w:rsidRPr="00FC05EB">
              <w:rPr>
                <w:rStyle w:val="Hyperlink"/>
                <w:rFonts w:cs="Times New Roman"/>
                <w:noProof/>
              </w:rPr>
              <w:t>3.2.3. Mô hình các ca sử dụng</w:t>
            </w:r>
            <w:r w:rsidR="000E745B">
              <w:rPr>
                <w:noProof/>
                <w:webHidden/>
              </w:rPr>
              <w:tab/>
            </w:r>
            <w:r w:rsidR="000E745B">
              <w:rPr>
                <w:noProof/>
                <w:webHidden/>
              </w:rPr>
              <w:fldChar w:fldCharType="begin"/>
            </w:r>
            <w:r w:rsidR="000E745B">
              <w:rPr>
                <w:noProof/>
                <w:webHidden/>
              </w:rPr>
              <w:instrText xml:space="preserve"> PAGEREF _Toc495177841 \h </w:instrText>
            </w:r>
            <w:r w:rsidR="000E745B">
              <w:rPr>
                <w:noProof/>
                <w:webHidden/>
              </w:rPr>
            </w:r>
            <w:r w:rsidR="000E745B">
              <w:rPr>
                <w:noProof/>
                <w:webHidden/>
              </w:rPr>
              <w:fldChar w:fldCharType="separate"/>
            </w:r>
            <w:r w:rsidR="000E745B">
              <w:rPr>
                <w:noProof/>
                <w:webHidden/>
              </w:rPr>
              <w:t>15</w:t>
            </w:r>
            <w:r w:rsidR="000E745B">
              <w:rPr>
                <w:noProof/>
                <w:webHidden/>
              </w:rPr>
              <w:fldChar w:fldCharType="end"/>
            </w:r>
          </w:hyperlink>
        </w:p>
        <w:p w14:paraId="4AE68F5C" w14:textId="77777777" w:rsidR="000E745B" w:rsidRDefault="00E309C6">
          <w:pPr>
            <w:pStyle w:val="TOC3"/>
            <w:tabs>
              <w:tab w:val="right" w:leader="dot" w:pos="9017"/>
            </w:tabs>
            <w:rPr>
              <w:rFonts w:asciiTheme="minorHAnsi" w:eastAsiaTheme="minorEastAsia" w:hAnsiTheme="minorHAnsi"/>
              <w:noProof/>
              <w:sz w:val="22"/>
            </w:rPr>
          </w:pPr>
          <w:hyperlink w:anchor="_Toc495177842" w:history="1">
            <w:r w:rsidR="000E745B" w:rsidRPr="00FC05EB">
              <w:rPr>
                <w:rStyle w:val="Hyperlink"/>
                <w:rFonts w:cs="Times New Roman"/>
                <w:noProof/>
              </w:rPr>
              <w:t>3.2.4. Mô tả các ca sử dụng</w:t>
            </w:r>
            <w:r w:rsidR="000E745B">
              <w:rPr>
                <w:noProof/>
                <w:webHidden/>
              </w:rPr>
              <w:tab/>
            </w:r>
            <w:r w:rsidR="000E745B">
              <w:rPr>
                <w:noProof/>
                <w:webHidden/>
              </w:rPr>
              <w:fldChar w:fldCharType="begin"/>
            </w:r>
            <w:r w:rsidR="000E745B">
              <w:rPr>
                <w:noProof/>
                <w:webHidden/>
              </w:rPr>
              <w:instrText xml:space="preserve"> PAGEREF _Toc495177842 \h </w:instrText>
            </w:r>
            <w:r w:rsidR="000E745B">
              <w:rPr>
                <w:noProof/>
                <w:webHidden/>
              </w:rPr>
            </w:r>
            <w:r w:rsidR="000E745B">
              <w:rPr>
                <w:noProof/>
                <w:webHidden/>
              </w:rPr>
              <w:fldChar w:fldCharType="separate"/>
            </w:r>
            <w:r w:rsidR="000E745B">
              <w:rPr>
                <w:noProof/>
                <w:webHidden/>
              </w:rPr>
              <w:t>20</w:t>
            </w:r>
            <w:r w:rsidR="000E745B">
              <w:rPr>
                <w:noProof/>
                <w:webHidden/>
              </w:rPr>
              <w:fldChar w:fldCharType="end"/>
            </w:r>
          </w:hyperlink>
        </w:p>
        <w:p w14:paraId="0A169CC9" w14:textId="77777777" w:rsidR="000E745B" w:rsidRDefault="00E309C6">
          <w:pPr>
            <w:pStyle w:val="TOC2"/>
            <w:tabs>
              <w:tab w:val="right" w:leader="dot" w:pos="9017"/>
            </w:tabs>
            <w:rPr>
              <w:rFonts w:asciiTheme="minorHAnsi" w:eastAsiaTheme="minorEastAsia" w:hAnsiTheme="minorHAnsi"/>
              <w:noProof/>
              <w:sz w:val="22"/>
            </w:rPr>
          </w:pPr>
          <w:hyperlink w:anchor="_Toc495177843" w:history="1">
            <w:r w:rsidR="000E745B" w:rsidRPr="00FC05EB">
              <w:rPr>
                <w:rStyle w:val="Hyperlink"/>
                <w:rFonts w:cs="Times New Roman"/>
                <w:noProof/>
              </w:rPr>
              <w:t>3.3. Xây dựng biểu đồ tuần tự</w:t>
            </w:r>
            <w:r w:rsidR="000E745B">
              <w:rPr>
                <w:noProof/>
                <w:webHidden/>
              </w:rPr>
              <w:tab/>
            </w:r>
            <w:r w:rsidR="000E745B">
              <w:rPr>
                <w:noProof/>
                <w:webHidden/>
              </w:rPr>
              <w:fldChar w:fldCharType="begin"/>
            </w:r>
            <w:r w:rsidR="000E745B">
              <w:rPr>
                <w:noProof/>
                <w:webHidden/>
              </w:rPr>
              <w:instrText xml:space="preserve"> PAGEREF _Toc495177843 \h </w:instrText>
            </w:r>
            <w:r w:rsidR="000E745B">
              <w:rPr>
                <w:noProof/>
                <w:webHidden/>
              </w:rPr>
            </w:r>
            <w:r w:rsidR="000E745B">
              <w:rPr>
                <w:noProof/>
                <w:webHidden/>
              </w:rPr>
              <w:fldChar w:fldCharType="separate"/>
            </w:r>
            <w:r w:rsidR="000E745B">
              <w:rPr>
                <w:noProof/>
                <w:webHidden/>
              </w:rPr>
              <w:t>51</w:t>
            </w:r>
            <w:r w:rsidR="000E745B">
              <w:rPr>
                <w:noProof/>
                <w:webHidden/>
              </w:rPr>
              <w:fldChar w:fldCharType="end"/>
            </w:r>
          </w:hyperlink>
        </w:p>
        <w:p w14:paraId="20896EC3" w14:textId="77777777" w:rsidR="000E745B" w:rsidRDefault="00E309C6">
          <w:pPr>
            <w:pStyle w:val="TOC3"/>
            <w:tabs>
              <w:tab w:val="right" w:leader="dot" w:pos="9017"/>
            </w:tabs>
            <w:rPr>
              <w:rFonts w:asciiTheme="minorHAnsi" w:eastAsiaTheme="minorEastAsia" w:hAnsiTheme="minorHAnsi"/>
              <w:noProof/>
              <w:sz w:val="22"/>
            </w:rPr>
          </w:pPr>
          <w:hyperlink w:anchor="_Toc495177844" w:history="1">
            <w:r w:rsidR="000E745B" w:rsidRPr="00FC05EB">
              <w:rPr>
                <w:rStyle w:val="Hyperlink"/>
                <w:rFonts w:cs="Times New Roman"/>
                <w:noProof/>
              </w:rPr>
              <w:t>3.3.1. Gói quản lý cây</w:t>
            </w:r>
            <w:r w:rsidR="000E745B">
              <w:rPr>
                <w:noProof/>
                <w:webHidden/>
              </w:rPr>
              <w:tab/>
            </w:r>
            <w:r w:rsidR="000E745B">
              <w:rPr>
                <w:noProof/>
                <w:webHidden/>
              </w:rPr>
              <w:fldChar w:fldCharType="begin"/>
            </w:r>
            <w:r w:rsidR="000E745B">
              <w:rPr>
                <w:noProof/>
                <w:webHidden/>
              </w:rPr>
              <w:instrText xml:space="preserve"> PAGEREF _Toc495177844 \h </w:instrText>
            </w:r>
            <w:r w:rsidR="000E745B">
              <w:rPr>
                <w:noProof/>
                <w:webHidden/>
              </w:rPr>
            </w:r>
            <w:r w:rsidR="000E745B">
              <w:rPr>
                <w:noProof/>
                <w:webHidden/>
              </w:rPr>
              <w:fldChar w:fldCharType="separate"/>
            </w:r>
            <w:r w:rsidR="000E745B">
              <w:rPr>
                <w:noProof/>
                <w:webHidden/>
              </w:rPr>
              <w:t>51</w:t>
            </w:r>
            <w:r w:rsidR="000E745B">
              <w:rPr>
                <w:noProof/>
                <w:webHidden/>
              </w:rPr>
              <w:fldChar w:fldCharType="end"/>
            </w:r>
          </w:hyperlink>
        </w:p>
        <w:p w14:paraId="536AFAF7" w14:textId="77777777" w:rsidR="000E745B" w:rsidRDefault="00E309C6">
          <w:pPr>
            <w:pStyle w:val="TOC3"/>
            <w:tabs>
              <w:tab w:val="right" w:leader="dot" w:pos="9017"/>
            </w:tabs>
            <w:rPr>
              <w:rFonts w:asciiTheme="minorHAnsi" w:eastAsiaTheme="minorEastAsia" w:hAnsiTheme="minorHAnsi"/>
              <w:noProof/>
              <w:sz w:val="22"/>
            </w:rPr>
          </w:pPr>
          <w:hyperlink w:anchor="_Toc495177845" w:history="1">
            <w:r w:rsidR="000E745B" w:rsidRPr="00FC05EB">
              <w:rPr>
                <w:rStyle w:val="Hyperlink"/>
                <w:rFonts w:cs="Times New Roman"/>
                <w:noProof/>
              </w:rPr>
              <w:t>3.3.2. Gói quản lý nhóm cây</w:t>
            </w:r>
            <w:r w:rsidR="000E745B">
              <w:rPr>
                <w:noProof/>
                <w:webHidden/>
              </w:rPr>
              <w:tab/>
            </w:r>
            <w:r w:rsidR="000E745B">
              <w:rPr>
                <w:noProof/>
                <w:webHidden/>
              </w:rPr>
              <w:fldChar w:fldCharType="begin"/>
            </w:r>
            <w:r w:rsidR="000E745B">
              <w:rPr>
                <w:noProof/>
                <w:webHidden/>
              </w:rPr>
              <w:instrText xml:space="preserve"> PAGEREF _Toc495177845 \h </w:instrText>
            </w:r>
            <w:r w:rsidR="000E745B">
              <w:rPr>
                <w:noProof/>
                <w:webHidden/>
              </w:rPr>
            </w:r>
            <w:r w:rsidR="000E745B">
              <w:rPr>
                <w:noProof/>
                <w:webHidden/>
              </w:rPr>
              <w:fldChar w:fldCharType="separate"/>
            </w:r>
            <w:r w:rsidR="000E745B">
              <w:rPr>
                <w:noProof/>
                <w:webHidden/>
              </w:rPr>
              <w:t>54</w:t>
            </w:r>
            <w:r w:rsidR="000E745B">
              <w:rPr>
                <w:noProof/>
                <w:webHidden/>
              </w:rPr>
              <w:fldChar w:fldCharType="end"/>
            </w:r>
          </w:hyperlink>
        </w:p>
        <w:p w14:paraId="4A2AC48D" w14:textId="77777777" w:rsidR="000E745B" w:rsidRDefault="00E309C6">
          <w:pPr>
            <w:pStyle w:val="TOC3"/>
            <w:tabs>
              <w:tab w:val="right" w:leader="dot" w:pos="9017"/>
            </w:tabs>
            <w:rPr>
              <w:rFonts w:asciiTheme="minorHAnsi" w:eastAsiaTheme="minorEastAsia" w:hAnsiTheme="minorHAnsi"/>
              <w:noProof/>
              <w:sz w:val="22"/>
            </w:rPr>
          </w:pPr>
          <w:hyperlink w:anchor="_Toc495177846" w:history="1">
            <w:r w:rsidR="000E745B" w:rsidRPr="00FC05EB">
              <w:rPr>
                <w:rStyle w:val="Hyperlink"/>
                <w:rFonts w:cs="Times New Roman"/>
                <w:noProof/>
              </w:rPr>
              <w:t>3.3.3. Gói quản lý nhân viên</w:t>
            </w:r>
            <w:r w:rsidR="000E745B">
              <w:rPr>
                <w:noProof/>
                <w:webHidden/>
              </w:rPr>
              <w:tab/>
            </w:r>
            <w:r w:rsidR="000E745B">
              <w:rPr>
                <w:noProof/>
                <w:webHidden/>
              </w:rPr>
              <w:fldChar w:fldCharType="begin"/>
            </w:r>
            <w:r w:rsidR="000E745B">
              <w:rPr>
                <w:noProof/>
                <w:webHidden/>
              </w:rPr>
              <w:instrText xml:space="preserve"> PAGEREF _Toc495177846 \h </w:instrText>
            </w:r>
            <w:r w:rsidR="000E745B">
              <w:rPr>
                <w:noProof/>
                <w:webHidden/>
              </w:rPr>
            </w:r>
            <w:r w:rsidR="000E745B">
              <w:rPr>
                <w:noProof/>
                <w:webHidden/>
              </w:rPr>
              <w:fldChar w:fldCharType="separate"/>
            </w:r>
            <w:r w:rsidR="000E745B">
              <w:rPr>
                <w:noProof/>
                <w:webHidden/>
              </w:rPr>
              <w:t>57</w:t>
            </w:r>
            <w:r w:rsidR="000E745B">
              <w:rPr>
                <w:noProof/>
                <w:webHidden/>
              </w:rPr>
              <w:fldChar w:fldCharType="end"/>
            </w:r>
          </w:hyperlink>
        </w:p>
        <w:p w14:paraId="65C3217F" w14:textId="77777777" w:rsidR="000E745B" w:rsidRDefault="00E309C6">
          <w:pPr>
            <w:pStyle w:val="TOC3"/>
            <w:tabs>
              <w:tab w:val="right" w:leader="dot" w:pos="9017"/>
            </w:tabs>
            <w:rPr>
              <w:rFonts w:asciiTheme="minorHAnsi" w:eastAsiaTheme="minorEastAsia" w:hAnsiTheme="minorHAnsi"/>
              <w:noProof/>
              <w:sz w:val="22"/>
            </w:rPr>
          </w:pPr>
          <w:hyperlink w:anchor="_Toc495177847" w:history="1">
            <w:r w:rsidR="000E745B" w:rsidRPr="00FC05EB">
              <w:rPr>
                <w:rStyle w:val="Hyperlink"/>
                <w:rFonts w:cs="Times New Roman"/>
                <w:noProof/>
              </w:rPr>
              <w:t>3.3.4. Gói quản lý nhập hàng</w:t>
            </w:r>
            <w:r w:rsidR="000E745B">
              <w:rPr>
                <w:noProof/>
                <w:webHidden/>
              </w:rPr>
              <w:tab/>
            </w:r>
            <w:r w:rsidR="000E745B">
              <w:rPr>
                <w:noProof/>
                <w:webHidden/>
              </w:rPr>
              <w:fldChar w:fldCharType="begin"/>
            </w:r>
            <w:r w:rsidR="000E745B">
              <w:rPr>
                <w:noProof/>
                <w:webHidden/>
              </w:rPr>
              <w:instrText xml:space="preserve"> PAGEREF _Toc495177847 \h </w:instrText>
            </w:r>
            <w:r w:rsidR="000E745B">
              <w:rPr>
                <w:noProof/>
                <w:webHidden/>
              </w:rPr>
            </w:r>
            <w:r w:rsidR="000E745B">
              <w:rPr>
                <w:noProof/>
                <w:webHidden/>
              </w:rPr>
              <w:fldChar w:fldCharType="separate"/>
            </w:r>
            <w:r w:rsidR="000E745B">
              <w:rPr>
                <w:noProof/>
                <w:webHidden/>
              </w:rPr>
              <w:t>60</w:t>
            </w:r>
            <w:r w:rsidR="000E745B">
              <w:rPr>
                <w:noProof/>
                <w:webHidden/>
              </w:rPr>
              <w:fldChar w:fldCharType="end"/>
            </w:r>
          </w:hyperlink>
        </w:p>
        <w:p w14:paraId="09E901E5" w14:textId="77777777" w:rsidR="000E745B" w:rsidRDefault="00E309C6">
          <w:pPr>
            <w:pStyle w:val="TOC3"/>
            <w:tabs>
              <w:tab w:val="right" w:leader="dot" w:pos="9017"/>
            </w:tabs>
            <w:rPr>
              <w:rFonts w:asciiTheme="minorHAnsi" w:eastAsiaTheme="minorEastAsia" w:hAnsiTheme="minorHAnsi"/>
              <w:noProof/>
              <w:sz w:val="22"/>
            </w:rPr>
          </w:pPr>
          <w:hyperlink w:anchor="_Toc495177848" w:history="1">
            <w:r w:rsidR="000E745B" w:rsidRPr="00FC05EB">
              <w:rPr>
                <w:rStyle w:val="Hyperlink"/>
                <w:rFonts w:cs="Times New Roman"/>
                <w:noProof/>
              </w:rPr>
              <w:t>3.3.5. Gói quản lý xuất hàng</w:t>
            </w:r>
            <w:r w:rsidR="000E745B">
              <w:rPr>
                <w:noProof/>
                <w:webHidden/>
              </w:rPr>
              <w:tab/>
            </w:r>
            <w:r w:rsidR="000E745B">
              <w:rPr>
                <w:noProof/>
                <w:webHidden/>
              </w:rPr>
              <w:fldChar w:fldCharType="begin"/>
            </w:r>
            <w:r w:rsidR="000E745B">
              <w:rPr>
                <w:noProof/>
                <w:webHidden/>
              </w:rPr>
              <w:instrText xml:space="preserve"> PAGEREF _Toc495177848 \h </w:instrText>
            </w:r>
            <w:r w:rsidR="000E745B">
              <w:rPr>
                <w:noProof/>
                <w:webHidden/>
              </w:rPr>
            </w:r>
            <w:r w:rsidR="000E745B">
              <w:rPr>
                <w:noProof/>
                <w:webHidden/>
              </w:rPr>
              <w:fldChar w:fldCharType="separate"/>
            </w:r>
            <w:r w:rsidR="000E745B">
              <w:rPr>
                <w:noProof/>
                <w:webHidden/>
              </w:rPr>
              <w:t>62</w:t>
            </w:r>
            <w:r w:rsidR="000E745B">
              <w:rPr>
                <w:noProof/>
                <w:webHidden/>
              </w:rPr>
              <w:fldChar w:fldCharType="end"/>
            </w:r>
          </w:hyperlink>
        </w:p>
        <w:p w14:paraId="4AFA723A" w14:textId="77777777" w:rsidR="000E745B" w:rsidRDefault="00E309C6">
          <w:pPr>
            <w:pStyle w:val="TOC3"/>
            <w:tabs>
              <w:tab w:val="right" w:leader="dot" w:pos="9017"/>
            </w:tabs>
            <w:rPr>
              <w:rFonts w:asciiTheme="minorHAnsi" w:eastAsiaTheme="minorEastAsia" w:hAnsiTheme="minorHAnsi"/>
              <w:noProof/>
              <w:sz w:val="22"/>
            </w:rPr>
          </w:pPr>
          <w:hyperlink w:anchor="_Toc495177849" w:history="1">
            <w:r w:rsidR="000E745B" w:rsidRPr="00FC05EB">
              <w:rPr>
                <w:rStyle w:val="Hyperlink"/>
                <w:rFonts w:cs="Times New Roman"/>
                <w:noProof/>
              </w:rPr>
              <w:t>3.3.6. Gói quản lý khách hàng</w:t>
            </w:r>
            <w:r w:rsidR="000E745B">
              <w:rPr>
                <w:noProof/>
                <w:webHidden/>
              </w:rPr>
              <w:tab/>
            </w:r>
            <w:r w:rsidR="000E745B">
              <w:rPr>
                <w:noProof/>
                <w:webHidden/>
              </w:rPr>
              <w:fldChar w:fldCharType="begin"/>
            </w:r>
            <w:r w:rsidR="000E745B">
              <w:rPr>
                <w:noProof/>
                <w:webHidden/>
              </w:rPr>
              <w:instrText xml:space="preserve"> PAGEREF _Toc495177849 \h </w:instrText>
            </w:r>
            <w:r w:rsidR="000E745B">
              <w:rPr>
                <w:noProof/>
                <w:webHidden/>
              </w:rPr>
            </w:r>
            <w:r w:rsidR="000E745B">
              <w:rPr>
                <w:noProof/>
                <w:webHidden/>
              </w:rPr>
              <w:fldChar w:fldCharType="separate"/>
            </w:r>
            <w:r w:rsidR="000E745B">
              <w:rPr>
                <w:noProof/>
                <w:webHidden/>
              </w:rPr>
              <w:t>65</w:t>
            </w:r>
            <w:r w:rsidR="000E745B">
              <w:rPr>
                <w:noProof/>
                <w:webHidden/>
              </w:rPr>
              <w:fldChar w:fldCharType="end"/>
            </w:r>
          </w:hyperlink>
        </w:p>
        <w:p w14:paraId="04FCF237" w14:textId="77777777" w:rsidR="000E745B" w:rsidRDefault="00E309C6">
          <w:pPr>
            <w:pStyle w:val="TOC3"/>
            <w:tabs>
              <w:tab w:val="right" w:leader="dot" w:pos="9017"/>
            </w:tabs>
            <w:rPr>
              <w:rFonts w:asciiTheme="minorHAnsi" w:eastAsiaTheme="minorEastAsia" w:hAnsiTheme="minorHAnsi"/>
              <w:noProof/>
              <w:sz w:val="22"/>
            </w:rPr>
          </w:pPr>
          <w:hyperlink w:anchor="_Toc495177850" w:history="1">
            <w:r w:rsidR="000E745B" w:rsidRPr="00FC05EB">
              <w:rPr>
                <w:rStyle w:val="Hyperlink"/>
                <w:rFonts w:cs="Times New Roman"/>
                <w:noProof/>
              </w:rPr>
              <w:t>3.3.7. Gói quản lý nhà cung cấp</w:t>
            </w:r>
            <w:r w:rsidR="000E745B">
              <w:rPr>
                <w:noProof/>
                <w:webHidden/>
              </w:rPr>
              <w:tab/>
            </w:r>
            <w:r w:rsidR="000E745B">
              <w:rPr>
                <w:noProof/>
                <w:webHidden/>
              </w:rPr>
              <w:fldChar w:fldCharType="begin"/>
            </w:r>
            <w:r w:rsidR="000E745B">
              <w:rPr>
                <w:noProof/>
                <w:webHidden/>
              </w:rPr>
              <w:instrText xml:space="preserve"> PAGEREF _Toc495177850 \h </w:instrText>
            </w:r>
            <w:r w:rsidR="000E745B">
              <w:rPr>
                <w:noProof/>
                <w:webHidden/>
              </w:rPr>
            </w:r>
            <w:r w:rsidR="000E745B">
              <w:rPr>
                <w:noProof/>
                <w:webHidden/>
              </w:rPr>
              <w:fldChar w:fldCharType="separate"/>
            </w:r>
            <w:r w:rsidR="000E745B">
              <w:rPr>
                <w:noProof/>
                <w:webHidden/>
              </w:rPr>
              <w:t>67</w:t>
            </w:r>
            <w:r w:rsidR="000E745B">
              <w:rPr>
                <w:noProof/>
                <w:webHidden/>
              </w:rPr>
              <w:fldChar w:fldCharType="end"/>
            </w:r>
          </w:hyperlink>
        </w:p>
        <w:p w14:paraId="76E4E4F8" w14:textId="77777777" w:rsidR="000E745B" w:rsidRDefault="00E309C6">
          <w:pPr>
            <w:pStyle w:val="TOC1"/>
            <w:tabs>
              <w:tab w:val="right" w:leader="dot" w:pos="9017"/>
            </w:tabs>
            <w:rPr>
              <w:rFonts w:asciiTheme="minorHAnsi" w:eastAsiaTheme="minorEastAsia" w:hAnsiTheme="minorHAnsi"/>
              <w:noProof/>
              <w:sz w:val="22"/>
            </w:rPr>
          </w:pPr>
          <w:hyperlink w:anchor="_Toc495177851" w:history="1">
            <w:r w:rsidR="000E745B" w:rsidRPr="00FC05EB">
              <w:rPr>
                <w:rStyle w:val="Hyperlink"/>
                <w:rFonts w:cs="Times New Roman"/>
                <w:noProof/>
              </w:rPr>
              <w:t>CHƯƠNG 4</w:t>
            </w:r>
            <w:r w:rsidR="000E745B">
              <w:rPr>
                <w:noProof/>
                <w:webHidden/>
              </w:rPr>
              <w:tab/>
            </w:r>
            <w:r w:rsidR="000E745B">
              <w:rPr>
                <w:noProof/>
                <w:webHidden/>
              </w:rPr>
              <w:fldChar w:fldCharType="begin"/>
            </w:r>
            <w:r w:rsidR="000E745B">
              <w:rPr>
                <w:noProof/>
                <w:webHidden/>
              </w:rPr>
              <w:instrText xml:space="preserve"> PAGEREF _Toc495177851 \h </w:instrText>
            </w:r>
            <w:r w:rsidR="000E745B">
              <w:rPr>
                <w:noProof/>
                <w:webHidden/>
              </w:rPr>
            </w:r>
            <w:r w:rsidR="000E745B">
              <w:rPr>
                <w:noProof/>
                <w:webHidden/>
              </w:rPr>
              <w:fldChar w:fldCharType="separate"/>
            </w:r>
            <w:r w:rsidR="000E745B">
              <w:rPr>
                <w:noProof/>
                <w:webHidden/>
              </w:rPr>
              <w:t>71</w:t>
            </w:r>
            <w:r w:rsidR="000E745B">
              <w:rPr>
                <w:noProof/>
                <w:webHidden/>
              </w:rPr>
              <w:fldChar w:fldCharType="end"/>
            </w:r>
          </w:hyperlink>
        </w:p>
        <w:p w14:paraId="4630F8C0" w14:textId="77777777" w:rsidR="000E745B" w:rsidRDefault="00E309C6">
          <w:pPr>
            <w:pStyle w:val="TOC1"/>
            <w:tabs>
              <w:tab w:val="right" w:leader="dot" w:pos="9017"/>
            </w:tabs>
            <w:rPr>
              <w:rFonts w:asciiTheme="minorHAnsi" w:eastAsiaTheme="minorEastAsia" w:hAnsiTheme="minorHAnsi"/>
              <w:noProof/>
              <w:sz w:val="22"/>
            </w:rPr>
          </w:pPr>
          <w:hyperlink w:anchor="_Toc495177852" w:history="1">
            <w:r w:rsidR="000E745B" w:rsidRPr="00FC05EB">
              <w:rPr>
                <w:rStyle w:val="Hyperlink"/>
                <w:rFonts w:cs="Times New Roman"/>
                <w:noProof/>
              </w:rPr>
              <w:t>THIẾT KẾ HỆ THỐNG</w:t>
            </w:r>
            <w:r w:rsidR="000E745B">
              <w:rPr>
                <w:noProof/>
                <w:webHidden/>
              </w:rPr>
              <w:tab/>
            </w:r>
            <w:r w:rsidR="000E745B">
              <w:rPr>
                <w:noProof/>
                <w:webHidden/>
              </w:rPr>
              <w:fldChar w:fldCharType="begin"/>
            </w:r>
            <w:r w:rsidR="000E745B">
              <w:rPr>
                <w:noProof/>
                <w:webHidden/>
              </w:rPr>
              <w:instrText xml:space="preserve"> PAGEREF _Toc495177852 \h </w:instrText>
            </w:r>
            <w:r w:rsidR="000E745B">
              <w:rPr>
                <w:noProof/>
                <w:webHidden/>
              </w:rPr>
            </w:r>
            <w:r w:rsidR="000E745B">
              <w:rPr>
                <w:noProof/>
                <w:webHidden/>
              </w:rPr>
              <w:fldChar w:fldCharType="separate"/>
            </w:r>
            <w:r w:rsidR="000E745B">
              <w:rPr>
                <w:noProof/>
                <w:webHidden/>
              </w:rPr>
              <w:t>71</w:t>
            </w:r>
            <w:r w:rsidR="000E745B">
              <w:rPr>
                <w:noProof/>
                <w:webHidden/>
              </w:rPr>
              <w:fldChar w:fldCharType="end"/>
            </w:r>
          </w:hyperlink>
        </w:p>
        <w:p w14:paraId="5FC3C4ED" w14:textId="77777777" w:rsidR="000E745B" w:rsidRDefault="00E309C6">
          <w:pPr>
            <w:pStyle w:val="TOC2"/>
            <w:tabs>
              <w:tab w:val="right" w:leader="dot" w:pos="9017"/>
            </w:tabs>
            <w:rPr>
              <w:rFonts w:asciiTheme="minorHAnsi" w:eastAsiaTheme="minorEastAsia" w:hAnsiTheme="minorHAnsi"/>
              <w:noProof/>
              <w:sz w:val="22"/>
            </w:rPr>
          </w:pPr>
          <w:hyperlink w:anchor="_Toc495177853" w:history="1">
            <w:r w:rsidR="000E745B" w:rsidRPr="00FC05EB">
              <w:rPr>
                <w:rStyle w:val="Hyperlink"/>
                <w:rFonts w:cs="Times New Roman"/>
                <w:noProof/>
              </w:rPr>
              <w:t>4.1. Thiết kế lớp</w:t>
            </w:r>
            <w:r w:rsidR="000E745B">
              <w:rPr>
                <w:noProof/>
                <w:webHidden/>
              </w:rPr>
              <w:tab/>
            </w:r>
            <w:r w:rsidR="000E745B">
              <w:rPr>
                <w:noProof/>
                <w:webHidden/>
              </w:rPr>
              <w:fldChar w:fldCharType="begin"/>
            </w:r>
            <w:r w:rsidR="000E745B">
              <w:rPr>
                <w:noProof/>
                <w:webHidden/>
              </w:rPr>
              <w:instrText xml:space="preserve"> PAGEREF _Toc495177853 \h </w:instrText>
            </w:r>
            <w:r w:rsidR="000E745B">
              <w:rPr>
                <w:noProof/>
                <w:webHidden/>
              </w:rPr>
            </w:r>
            <w:r w:rsidR="000E745B">
              <w:rPr>
                <w:noProof/>
                <w:webHidden/>
              </w:rPr>
              <w:fldChar w:fldCharType="separate"/>
            </w:r>
            <w:r w:rsidR="000E745B">
              <w:rPr>
                <w:noProof/>
                <w:webHidden/>
              </w:rPr>
              <w:t>71</w:t>
            </w:r>
            <w:r w:rsidR="000E745B">
              <w:rPr>
                <w:noProof/>
                <w:webHidden/>
              </w:rPr>
              <w:fldChar w:fldCharType="end"/>
            </w:r>
          </w:hyperlink>
        </w:p>
        <w:p w14:paraId="74669681" w14:textId="77777777" w:rsidR="000E745B" w:rsidRDefault="00E309C6">
          <w:pPr>
            <w:pStyle w:val="TOC2"/>
            <w:tabs>
              <w:tab w:val="right" w:leader="dot" w:pos="9017"/>
            </w:tabs>
            <w:rPr>
              <w:rFonts w:asciiTheme="minorHAnsi" w:eastAsiaTheme="minorEastAsia" w:hAnsiTheme="minorHAnsi"/>
              <w:noProof/>
              <w:sz w:val="22"/>
            </w:rPr>
          </w:pPr>
          <w:hyperlink w:anchor="_Toc495177854" w:history="1">
            <w:r w:rsidR="000E745B" w:rsidRPr="00FC05EB">
              <w:rPr>
                <w:rStyle w:val="Hyperlink"/>
                <w:rFonts w:cs="Times New Roman"/>
                <w:noProof/>
              </w:rPr>
              <w:t>4.2. Thông tin lớp</w:t>
            </w:r>
            <w:r w:rsidR="000E745B">
              <w:rPr>
                <w:noProof/>
                <w:webHidden/>
              </w:rPr>
              <w:tab/>
            </w:r>
            <w:r w:rsidR="000E745B">
              <w:rPr>
                <w:noProof/>
                <w:webHidden/>
              </w:rPr>
              <w:fldChar w:fldCharType="begin"/>
            </w:r>
            <w:r w:rsidR="000E745B">
              <w:rPr>
                <w:noProof/>
                <w:webHidden/>
              </w:rPr>
              <w:instrText xml:space="preserve"> PAGEREF _Toc495177854 \h </w:instrText>
            </w:r>
            <w:r w:rsidR="000E745B">
              <w:rPr>
                <w:noProof/>
                <w:webHidden/>
              </w:rPr>
            </w:r>
            <w:r w:rsidR="000E745B">
              <w:rPr>
                <w:noProof/>
                <w:webHidden/>
              </w:rPr>
              <w:fldChar w:fldCharType="separate"/>
            </w:r>
            <w:r w:rsidR="000E745B">
              <w:rPr>
                <w:noProof/>
                <w:webHidden/>
              </w:rPr>
              <w:t>71</w:t>
            </w:r>
            <w:r w:rsidR="000E745B">
              <w:rPr>
                <w:noProof/>
                <w:webHidden/>
              </w:rPr>
              <w:fldChar w:fldCharType="end"/>
            </w:r>
          </w:hyperlink>
        </w:p>
        <w:p w14:paraId="1EA8CDF9" w14:textId="77777777" w:rsidR="000E745B" w:rsidRDefault="00E309C6">
          <w:pPr>
            <w:pStyle w:val="TOC3"/>
            <w:tabs>
              <w:tab w:val="right" w:leader="dot" w:pos="9017"/>
            </w:tabs>
            <w:rPr>
              <w:rFonts w:asciiTheme="minorHAnsi" w:eastAsiaTheme="minorEastAsia" w:hAnsiTheme="minorHAnsi"/>
              <w:noProof/>
              <w:sz w:val="22"/>
            </w:rPr>
          </w:pPr>
          <w:hyperlink w:anchor="_Toc495177855" w:history="1">
            <w:r w:rsidR="000E745B" w:rsidRPr="00FC05EB">
              <w:rPr>
                <w:rStyle w:val="Hyperlink"/>
                <w:rFonts w:cs="Times New Roman"/>
                <w:noProof/>
              </w:rPr>
              <w:t>4.2.1. Tree (Lớp lưu thông tin cây)</w:t>
            </w:r>
            <w:r w:rsidR="000E745B">
              <w:rPr>
                <w:noProof/>
                <w:webHidden/>
              </w:rPr>
              <w:tab/>
            </w:r>
            <w:r w:rsidR="000E745B">
              <w:rPr>
                <w:noProof/>
                <w:webHidden/>
              </w:rPr>
              <w:fldChar w:fldCharType="begin"/>
            </w:r>
            <w:r w:rsidR="000E745B">
              <w:rPr>
                <w:noProof/>
                <w:webHidden/>
              </w:rPr>
              <w:instrText xml:space="preserve"> PAGEREF _Toc495177855 \h </w:instrText>
            </w:r>
            <w:r w:rsidR="000E745B">
              <w:rPr>
                <w:noProof/>
                <w:webHidden/>
              </w:rPr>
            </w:r>
            <w:r w:rsidR="000E745B">
              <w:rPr>
                <w:noProof/>
                <w:webHidden/>
              </w:rPr>
              <w:fldChar w:fldCharType="separate"/>
            </w:r>
            <w:r w:rsidR="000E745B">
              <w:rPr>
                <w:noProof/>
                <w:webHidden/>
              </w:rPr>
              <w:t>71</w:t>
            </w:r>
            <w:r w:rsidR="000E745B">
              <w:rPr>
                <w:noProof/>
                <w:webHidden/>
              </w:rPr>
              <w:fldChar w:fldCharType="end"/>
            </w:r>
          </w:hyperlink>
        </w:p>
        <w:p w14:paraId="4CF28DB7" w14:textId="77777777" w:rsidR="000E745B" w:rsidRDefault="00E309C6">
          <w:pPr>
            <w:pStyle w:val="TOC3"/>
            <w:tabs>
              <w:tab w:val="right" w:leader="dot" w:pos="9017"/>
            </w:tabs>
            <w:rPr>
              <w:rFonts w:asciiTheme="minorHAnsi" w:eastAsiaTheme="minorEastAsia" w:hAnsiTheme="minorHAnsi"/>
              <w:noProof/>
              <w:sz w:val="22"/>
            </w:rPr>
          </w:pPr>
          <w:hyperlink w:anchor="_Toc495177856" w:history="1">
            <w:r w:rsidR="000E745B" w:rsidRPr="00FC05EB">
              <w:rPr>
                <w:rStyle w:val="Hyperlink"/>
                <w:rFonts w:cs="Times New Roman"/>
                <w:noProof/>
              </w:rPr>
              <w:t>4.2.2. Category (Lớp lưu thông tin nhóm cây)</w:t>
            </w:r>
            <w:r w:rsidR="000E745B">
              <w:rPr>
                <w:noProof/>
                <w:webHidden/>
              </w:rPr>
              <w:tab/>
            </w:r>
            <w:r w:rsidR="000E745B">
              <w:rPr>
                <w:noProof/>
                <w:webHidden/>
              </w:rPr>
              <w:fldChar w:fldCharType="begin"/>
            </w:r>
            <w:r w:rsidR="000E745B">
              <w:rPr>
                <w:noProof/>
                <w:webHidden/>
              </w:rPr>
              <w:instrText xml:space="preserve"> PAGEREF _Toc495177856 \h </w:instrText>
            </w:r>
            <w:r w:rsidR="000E745B">
              <w:rPr>
                <w:noProof/>
                <w:webHidden/>
              </w:rPr>
            </w:r>
            <w:r w:rsidR="000E745B">
              <w:rPr>
                <w:noProof/>
                <w:webHidden/>
              </w:rPr>
              <w:fldChar w:fldCharType="separate"/>
            </w:r>
            <w:r w:rsidR="000E745B">
              <w:rPr>
                <w:noProof/>
                <w:webHidden/>
              </w:rPr>
              <w:t>72</w:t>
            </w:r>
            <w:r w:rsidR="000E745B">
              <w:rPr>
                <w:noProof/>
                <w:webHidden/>
              </w:rPr>
              <w:fldChar w:fldCharType="end"/>
            </w:r>
          </w:hyperlink>
        </w:p>
        <w:p w14:paraId="10339188" w14:textId="77777777" w:rsidR="000E745B" w:rsidRDefault="00E309C6">
          <w:pPr>
            <w:pStyle w:val="TOC3"/>
            <w:tabs>
              <w:tab w:val="right" w:leader="dot" w:pos="9017"/>
            </w:tabs>
            <w:rPr>
              <w:rFonts w:asciiTheme="minorHAnsi" w:eastAsiaTheme="minorEastAsia" w:hAnsiTheme="minorHAnsi"/>
              <w:noProof/>
              <w:sz w:val="22"/>
            </w:rPr>
          </w:pPr>
          <w:hyperlink w:anchor="_Toc495177857" w:history="1">
            <w:r w:rsidR="000E745B" w:rsidRPr="00FC05EB">
              <w:rPr>
                <w:rStyle w:val="Hyperlink"/>
                <w:rFonts w:cs="Times New Roman"/>
                <w:noProof/>
              </w:rPr>
              <w:t>4.2.3. Customer (Lớp lưu thông tin khách hàng)</w:t>
            </w:r>
            <w:r w:rsidR="000E745B">
              <w:rPr>
                <w:noProof/>
                <w:webHidden/>
              </w:rPr>
              <w:tab/>
            </w:r>
            <w:r w:rsidR="000E745B">
              <w:rPr>
                <w:noProof/>
                <w:webHidden/>
              </w:rPr>
              <w:fldChar w:fldCharType="begin"/>
            </w:r>
            <w:r w:rsidR="000E745B">
              <w:rPr>
                <w:noProof/>
                <w:webHidden/>
              </w:rPr>
              <w:instrText xml:space="preserve"> PAGEREF _Toc495177857 \h </w:instrText>
            </w:r>
            <w:r w:rsidR="000E745B">
              <w:rPr>
                <w:noProof/>
                <w:webHidden/>
              </w:rPr>
            </w:r>
            <w:r w:rsidR="000E745B">
              <w:rPr>
                <w:noProof/>
                <w:webHidden/>
              </w:rPr>
              <w:fldChar w:fldCharType="separate"/>
            </w:r>
            <w:r w:rsidR="000E745B">
              <w:rPr>
                <w:noProof/>
                <w:webHidden/>
              </w:rPr>
              <w:t>73</w:t>
            </w:r>
            <w:r w:rsidR="000E745B">
              <w:rPr>
                <w:noProof/>
                <w:webHidden/>
              </w:rPr>
              <w:fldChar w:fldCharType="end"/>
            </w:r>
          </w:hyperlink>
        </w:p>
        <w:p w14:paraId="2562BF09" w14:textId="77777777" w:rsidR="000E745B" w:rsidRDefault="00E309C6">
          <w:pPr>
            <w:pStyle w:val="TOC3"/>
            <w:tabs>
              <w:tab w:val="right" w:leader="dot" w:pos="9017"/>
            </w:tabs>
            <w:rPr>
              <w:rFonts w:asciiTheme="minorHAnsi" w:eastAsiaTheme="minorEastAsia" w:hAnsiTheme="minorHAnsi"/>
              <w:noProof/>
              <w:sz w:val="22"/>
            </w:rPr>
          </w:pPr>
          <w:hyperlink w:anchor="_Toc495177858" w:history="1">
            <w:r w:rsidR="000E745B" w:rsidRPr="00FC05EB">
              <w:rPr>
                <w:rStyle w:val="Hyperlink"/>
                <w:rFonts w:cs="Times New Roman"/>
                <w:noProof/>
              </w:rPr>
              <w:t>4.2.4. Account (Lớp lưu thông tin nhân viên)</w:t>
            </w:r>
            <w:r w:rsidR="000E745B">
              <w:rPr>
                <w:noProof/>
                <w:webHidden/>
              </w:rPr>
              <w:tab/>
            </w:r>
            <w:r w:rsidR="000E745B">
              <w:rPr>
                <w:noProof/>
                <w:webHidden/>
              </w:rPr>
              <w:fldChar w:fldCharType="begin"/>
            </w:r>
            <w:r w:rsidR="000E745B">
              <w:rPr>
                <w:noProof/>
                <w:webHidden/>
              </w:rPr>
              <w:instrText xml:space="preserve"> PAGEREF _Toc495177858 \h </w:instrText>
            </w:r>
            <w:r w:rsidR="000E745B">
              <w:rPr>
                <w:noProof/>
                <w:webHidden/>
              </w:rPr>
            </w:r>
            <w:r w:rsidR="000E745B">
              <w:rPr>
                <w:noProof/>
                <w:webHidden/>
              </w:rPr>
              <w:fldChar w:fldCharType="separate"/>
            </w:r>
            <w:r w:rsidR="000E745B">
              <w:rPr>
                <w:noProof/>
                <w:webHidden/>
              </w:rPr>
              <w:t>74</w:t>
            </w:r>
            <w:r w:rsidR="000E745B">
              <w:rPr>
                <w:noProof/>
                <w:webHidden/>
              </w:rPr>
              <w:fldChar w:fldCharType="end"/>
            </w:r>
          </w:hyperlink>
        </w:p>
        <w:p w14:paraId="584791B0" w14:textId="77777777" w:rsidR="000E745B" w:rsidRDefault="00E309C6">
          <w:pPr>
            <w:pStyle w:val="TOC3"/>
            <w:tabs>
              <w:tab w:val="right" w:leader="dot" w:pos="9017"/>
            </w:tabs>
            <w:rPr>
              <w:rFonts w:asciiTheme="minorHAnsi" w:eastAsiaTheme="minorEastAsia" w:hAnsiTheme="minorHAnsi"/>
              <w:noProof/>
              <w:sz w:val="22"/>
            </w:rPr>
          </w:pPr>
          <w:hyperlink w:anchor="_Toc495177859" w:history="1">
            <w:r w:rsidR="000E745B" w:rsidRPr="00FC05EB">
              <w:rPr>
                <w:rStyle w:val="Hyperlink"/>
                <w:rFonts w:cs="Times New Roman"/>
                <w:noProof/>
              </w:rPr>
              <w:t>4.2.5. Provider (Lớp lưu thông tin nhà cung cấp)</w:t>
            </w:r>
            <w:r w:rsidR="000E745B">
              <w:rPr>
                <w:noProof/>
                <w:webHidden/>
              </w:rPr>
              <w:tab/>
            </w:r>
            <w:r w:rsidR="000E745B">
              <w:rPr>
                <w:noProof/>
                <w:webHidden/>
              </w:rPr>
              <w:fldChar w:fldCharType="begin"/>
            </w:r>
            <w:r w:rsidR="000E745B">
              <w:rPr>
                <w:noProof/>
                <w:webHidden/>
              </w:rPr>
              <w:instrText xml:space="preserve"> PAGEREF _Toc495177859 \h </w:instrText>
            </w:r>
            <w:r w:rsidR="000E745B">
              <w:rPr>
                <w:noProof/>
                <w:webHidden/>
              </w:rPr>
            </w:r>
            <w:r w:rsidR="000E745B">
              <w:rPr>
                <w:noProof/>
                <w:webHidden/>
              </w:rPr>
              <w:fldChar w:fldCharType="separate"/>
            </w:r>
            <w:r w:rsidR="000E745B">
              <w:rPr>
                <w:noProof/>
                <w:webHidden/>
              </w:rPr>
              <w:t>75</w:t>
            </w:r>
            <w:r w:rsidR="000E745B">
              <w:rPr>
                <w:noProof/>
                <w:webHidden/>
              </w:rPr>
              <w:fldChar w:fldCharType="end"/>
            </w:r>
          </w:hyperlink>
        </w:p>
        <w:p w14:paraId="4CACE979" w14:textId="77777777" w:rsidR="000E745B" w:rsidRDefault="00E309C6">
          <w:pPr>
            <w:pStyle w:val="TOC3"/>
            <w:tabs>
              <w:tab w:val="right" w:leader="dot" w:pos="9017"/>
            </w:tabs>
            <w:rPr>
              <w:rFonts w:asciiTheme="minorHAnsi" w:eastAsiaTheme="minorEastAsia" w:hAnsiTheme="minorHAnsi"/>
              <w:noProof/>
              <w:sz w:val="22"/>
            </w:rPr>
          </w:pPr>
          <w:hyperlink w:anchor="_Toc495177860" w:history="1">
            <w:r w:rsidR="000E745B" w:rsidRPr="00FC05EB">
              <w:rPr>
                <w:rStyle w:val="Hyperlink"/>
                <w:rFonts w:cs="Times New Roman"/>
                <w:noProof/>
              </w:rPr>
              <w:t>4.2.6. Bill (Lớp lưu thông tin hóa đơn xuất hàng)</w:t>
            </w:r>
            <w:r w:rsidR="000E745B">
              <w:rPr>
                <w:noProof/>
                <w:webHidden/>
              </w:rPr>
              <w:tab/>
            </w:r>
            <w:r w:rsidR="000E745B">
              <w:rPr>
                <w:noProof/>
                <w:webHidden/>
              </w:rPr>
              <w:fldChar w:fldCharType="begin"/>
            </w:r>
            <w:r w:rsidR="000E745B">
              <w:rPr>
                <w:noProof/>
                <w:webHidden/>
              </w:rPr>
              <w:instrText xml:space="preserve"> PAGEREF _Toc495177860 \h </w:instrText>
            </w:r>
            <w:r w:rsidR="000E745B">
              <w:rPr>
                <w:noProof/>
                <w:webHidden/>
              </w:rPr>
            </w:r>
            <w:r w:rsidR="000E745B">
              <w:rPr>
                <w:noProof/>
                <w:webHidden/>
              </w:rPr>
              <w:fldChar w:fldCharType="separate"/>
            </w:r>
            <w:r w:rsidR="000E745B">
              <w:rPr>
                <w:noProof/>
                <w:webHidden/>
              </w:rPr>
              <w:t>76</w:t>
            </w:r>
            <w:r w:rsidR="000E745B">
              <w:rPr>
                <w:noProof/>
                <w:webHidden/>
              </w:rPr>
              <w:fldChar w:fldCharType="end"/>
            </w:r>
          </w:hyperlink>
        </w:p>
        <w:p w14:paraId="2085AD50" w14:textId="77777777" w:rsidR="000E745B" w:rsidRDefault="00E309C6">
          <w:pPr>
            <w:pStyle w:val="TOC3"/>
            <w:tabs>
              <w:tab w:val="right" w:leader="dot" w:pos="9017"/>
            </w:tabs>
            <w:rPr>
              <w:rFonts w:asciiTheme="minorHAnsi" w:eastAsiaTheme="minorEastAsia" w:hAnsiTheme="minorHAnsi"/>
              <w:noProof/>
              <w:sz w:val="22"/>
            </w:rPr>
          </w:pPr>
          <w:hyperlink w:anchor="_Toc495177861" w:history="1">
            <w:r w:rsidR="000E745B" w:rsidRPr="00FC05EB">
              <w:rPr>
                <w:rStyle w:val="Hyperlink"/>
                <w:rFonts w:cs="Times New Roman"/>
                <w:noProof/>
              </w:rPr>
              <w:t>4.2.7. BillDetail (Lớp lưu thông tin chi tiết hóa đơn xuất hàng)</w:t>
            </w:r>
            <w:r w:rsidR="000E745B">
              <w:rPr>
                <w:noProof/>
                <w:webHidden/>
              </w:rPr>
              <w:tab/>
            </w:r>
            <w:r w:rsidR="000E745B">
              <w:rPr>
                <w:noProof/>
                <w:webHidden/>
              </w:rPr>
              <w:fldChar w:fldCharType="begin"/>
            </w:r>
            <w:r w:rsidR="000E745B">
              <w:rPr>
                <w:noProof/>
                <w:webHidden/>
              </w:rPr>
              <w:instrText xml:space="preserve"> PAGEREF _Toc495177861 \h </w:instrText>
            </w:r>
            <w:r w:rsidR="000E745B">
              <w:rPr>
                <w:noProof/>
                <w:webHidden/>
              </w:rPr>
            </w:r>
            <w:r w:rsidR="000E745B">
              <w:rPr>
                <w:noProof/>
                <w:webHidden/>
              </w:rPr>
              <w:fldChar w:fldCharType="separate"/>
            </w:r>
            <w:r w:rsidR="000E745B">
              <w:rPr>
                <w:noProof/>
                <w:webHidden/>
              </w:rPr>
              <w:t>77</w:t>
            </w:r>
            <w:r w:rsidR="000E745B">
              <w:rPr>
                <w:noProof/>
                <w:webHidden/>
              </w:rPr>
              <w:fldChar w:fldCharType="end"/>
            </w:r>
          </w:hyperlink>
        </w:p>
        <w:p w14:paraId="43568E2F" w14:textId="77777777" w:rsidR="000E745B" w:rsidRDefault="00E309C6">
          <w:pPr>
            <w:pStyle w:val="TOC3"/>
            <w:tabs>
              <w:tab w:val="right" w:leader="dot" w:pos="9017"/>
            </w:tabs>
            <w:rPr>
              <w:rFonts w:asciiTheme="minorHAnsi" w:eastAsiaTheme="minorEastAsia" w:hAnsiTheme="minorHAnsi"/>
              <w:noProof/>
              <w:sz w:val="22"/>
            </w:rPr>
          </w:pPr>
          <w:hyperlink w:anchor="_Toc495177862" w:history="1">
            <w:r w:rsidR="000E745B" w:rsidRPr="00FC05EB">
              <w:rPr>
                <w:rStyle w:val="Hyperlink"/>
                <w:rFonts w:cs="Times New Roman"/>
                <w:noProof/>
              </w:rPr>
              <w:t>4.2.8. Import (Lớp lưu thông tin hóa đơn nhập hàng)</w:t>
            </w:r>
            <w:r w:rsidR="000E745B">
              <w:rPr>
                <w:noProof/>
                <w:webHidden/>
              </w:rPr>
              <w:tab/>
            </w:r>
            <w:r w:rsidR="000E745B">
              <w:rPr>
                <w:noProof/>
                <w:webHidden/>
              </w:rPr>
              <w:fldChar w:fldCharType="begin"/>
            </w:r>
            <w:r w:rsidR="000E745B">
              <w:rPr>
                <w:noProof/>
                <w:webHidden/>
              </w:rPr>
              <w:instrText xml:space="preserve"> PAGEREF _Toc495177862 \h </w:instrText>
            </w:r>
            <w:r w:rsidR="000E745B">
              <w:rPr>
                <w:noProof/>
                <w:webHidden/>
              </w:rPr>
            </w:r>
            <w:r w:rsidR="000E745B">
              <w:rPr>
                <w:noProof/>
                <w:webHidden/>
              </w:rPr>
              <w:fldChar w:fldCharType="separate"/>
            </w:r>
            <w:r w:rsidR="000E745B">
              <w:rPr>
                <w:noProof/>
                <w:webHidden/>
              </w:rPr>
              <w:t>77</w:t>
            </w:r>
            <w:r w:rsidR="000E745B">
              <w:rPr>
                <w:noProof/>
                <w:webHidden/>
              </w:rPr>
              <w:fldChar w:fldCharType="end"/>
            </w:r>
          </w:hyperlink>
        </w:p>
        <w:p w14:paraId="6A997CC9" w14:textId="77777777" w:rsidR="000E745B" w:rsidRDefault="00E309C6">
          <w:pPr>
            <w:pStyle w:val="TOC3"/>
            <w:tabs>
              <w:tab w:val="right" w:leader="dot" w:pos="9017"/>
            </w:tabs>
            <w:rPr>
              <w:rFonts w:asciiTheme="minorHAnsi" w:eastAsiaTheme="minorEastAsia" w:hAnsiTheme="minorHAnsi"/>
              <w:noProof/>
              <w:sz w:val="22"/>
            </w:rPr>
          </w:pPr>
          <w:hyperlink w:anchor="_Toc495177863" w:history="1">
            <w:r w:rsidR="000E745B" w:rsidRPr="00FC05EB">
              <w:rPr>
                <w:rStyle w:val="Hyperlink"/>
                <w:rFonts w:cs="Times New Roman"/>
                <w:noProof/>
              </w:rPr>
              <w:t>4.2.9. ImportDetail (Lớp lưu thông tin chi tiết hóa đơn nhập hàng)</w:t>
            </w:r>
            <w:r w:rsidR="000E745B">
              <w:rPr>
                <w:noProof/>
                <w:webHidden/>
              </w:rPr>
              <w:tab/>
            </w:r>
            <w:r w:rsidR="000E745B">
              <w:rPr>
                <w:noProof/>
                <w:webHidden/>
              </w:rPr>
              <w:fldChar w:fldCharType="begin"/>
            </w:r>
            <w:r w:rsidR="000E745B">
              <w:rPr>
                <w:noProof/>
                <w:webHidden/>
              </w:rPr>
              <w:instrText xml:space="preserve"> PAGEREF _Toc495177863 \h </w:instrText>
            </w:r>
            <w:r w:rsidR="000E745B">
              <w:rPr>
                <w:noProof/>
                <w:webHidden/>
              </w:rPr>
            </w:r>
            <w:r w:rsidR="000E745B">
              <w:rPr>
                <w:noProof/>
                <w:webHidden/>
              </w:rPr>
              <w:fldChar w:fldCharType="separate"/>
            </w:r>
            <w:r w:rsidR="000E745B">
              <w:rPr>
                <w:noProof/>
                <w:webHidden/>
              </w:rPr>
              <w:t>78</w:t>
            </w:r>
            <w:r w:rsidR="000E745B">
              <w:rPr>
                <w:noProof/>
                <w:webHidden/>
              </w:rPr>
              <w:fldChar w:fldCharType="end"/>
            </w:r>
          </w:hyperlink>
        </w:p>
        <w:p w14:paraId="1D551173" w14:textId="77777777" w:rsidR="000E745B" w:rsidRDefault="00E309C6">
          <w:pPr>
            <w:pStyle w:val="TOC2"/>
            <w:tabs>
              <w:tab w:val="right" w:leader="dot" w:pos="9017"/>
            </w:tabs>
            <w:rPr>
              <w:rFonts w:asciiTheme="minorHAnsi" w:eastAsiaTheme="minorEastAsia" w:hAnsiTheme="minorHAnsi"/>
              <w:noProof/>
              <w:sz w:val="22"/>
            </w:rPr>
          </w:pPr>
          <w:hyperlink w:anchor="_Toc495177864" w:history="1">
            <w:r w:rsidR="000E745B" w:rsidRPr="00FC05EB">
              <w:rPr>
                <w:rStyle w:val="Hyperlink"/>
                <w:rFonts w:cs="Times New Roman"/>
                <w:noProof/>
              </w:rPr>
              <w:t>4.3. Thiết kế giao diện</w:t>
            </w:r>
            <w:r w:rsidR="000E745B">
              <w:rPr>
                <w:noProof/>
                <w:webHidden/>
              </w:rPr>
              <w:tab/>
            </w:r>
            <w:r w:rsidR="000E745B">
              <w:rPr>
                <w:noProof/>
                <w:webHidden/>
              </w:rPr>
              <w:fldChar w:fldCharType="begin"/>
            </w:r>
            <w:r w:rsidR="000E745B">
              <w:rPr>
                <w:noProof/>
                <w:webHidden/>
              </w:rPr>
              <w:instrText xml:space="preserve"> PAGEREF _Toc495177864 \h </w:instrText>
            </w:r>
            <w:r w:rsidR="000E745B">
              <w:rPr>
                <w:noProof/>
                <w:webHidden/>
              </w:rPr>
            </w:r>
            <w:r w:rsidR="000E745B">
              <w:rPr>
                <w:noProof/>
                <w:webHidden/>
              </w:rPr>
              <w:fldChar w:fldCharType="separate"/>
            </w:r>
            <w:r w:rsidR="000E745B">
              <w:rPr>
                <w:noProof/>
                <w:webHidden/>
              </w:rPr>
              <w:t>79</w:t>
            </w:r>
            <w:r w:rsidR="000E745B">
              <w:rPr>
                <w:noProof/>
                <w:webHidden/>
              </w:rPr>
              <w:fldChar w:fldCharType="end"/>
            </w:r>
          </w:hyperlink>
        </w:p>
        <w:p w14:paraId="638B27DD" w14:textId="77777777" w:rsidR="000E745B" w:rsidRDefault="00E309C6">
          <w:pPr>
            <w:pStyle w:val="TOC3"/>
            <w:tabs>
              <w:tab w:val="right" w:leader="dot" w:pos="9017"/>
            </w:tabs>
            <w:rPr>
              <w:rFonts w:asciiTheme="minorHAnsi" w:eastAsiaTheme="minorEastAsia" w:hAnsiTheme="minorHAnsi"/>
              <w:noProof/>
              <w:sz w:val="22"/>
            </w:rPr>
          </w:pPr>
          <w:hyperlink w:anchor="_Toc495177865" w:history="1">
            <w:r w:rsidR="000E745B" w:rsidRPr="00FC05EB">
              <w:rPr>
                <w:rStyle w:val="Hyperlink"/>
                <w:rFonts w:cs="Times New Roman"/>
                <w:noProof/>
              </w:rPr>
              <w:t>4.3.1. Yêu cầu thiết kế</w:t>
            </w:r>
            <w:r w:rsidR="000E745B">
              <w:rPr>
                <w:noProof/>
                <w:webHidden/>
              </w:rPr>
              <w:tab/>
            </w:r>
            <w:r w:rsidR="000E745B">
              <w:rPr>
                <w:noProof/>
                <w:webHidden/>
              </w:rPr>
              <w:fldChar w:fldCharType="begin"/>
            </w:r>
            <w:r w:rsidR="000E745B">
              <w:rPr>
                <w:noProof/>
                <w:webHidden/>
              </w:rPr>
              <w:instrText xml:space="preserve"> PAGEREF _Toc495177865 \h </w:instrText>
            </w:r>
            <w:r w:rsidR="000E745B">
              <w:rPr>
                <w:noProof/>
                <w:webHidden/>
              </w:rPr>
            </w:r>
            <w:r w:rsidR="000E745B">
              <w:rPr>
                <w:noProof/>
                <w:webHidden/>
              </w:rPr>
              <w:fldChar w:fldCharType="separate"/>
            </w:r>
            <w:r w:rsidR="000E745B">
              <w:rPr>
                <w:noProof/>
                <w:webHidden/>
              </w:rPr>
              <w:t>79</w:t>
            </w:r>
            <w:r w:rsidR="000E745B">
              <w:rPr>
                <w:noProof/>
                <w:webHidden/>
              </w:rPr>
              <w:fldChar w:fldCharType="end"/>
            </w:r>
          </w:hyperlink>
        </w:p>
        <w:p w14:paraId="6C85473D" w14:textId="77777777" w:rsidR="000E745B" w:rsidRDefault="00E309C6">
          <w:pPr>
            <w:pStyle w:val="TOC3"/>
            <w:tabs>
              <w:tab w:val="right" w:leader="dot" w:pos="9017"/>
            </w:tabs>
            <w:rPr>
              <w:rFonts w:asciiTheme="minorHAnsi" w:eastAsiaTheme="minorEastAsia" w:hAnsiTheme="minorHAnsi"/>
              <w:noProof/>
              <w:sz w:val="22"/>
            </w:rPr>
          </w:pPr>
          <w:hyperlink w:anchor="_Toc495177866" w:history="1">
            <w:r w:rsidR="000E745B" w:rsidRPr="00FC05EB">
              <w:rPr>
                <w:rStyle w:val="Hyperlink"/>
                <w:rFonts w:cs="Times New Roman"/>
                <w:noProof/>
              </w:rPr>
              <w:t>4.3.2. Các chức năng chính</w:t>
            </w:r>
            <w:r w:rsidR="000E745B">
              <w:rPr>
                <w:noProof/>
                <w:webHidden/>
              </w:rPr>
              <w:tab/>
            </w:r>
            <w:r w:rsidR="000E745B">
              <w:rPr>
                <w:noProof/>
                <w:webHidden/>
              </w:rPr>
              <w:fldChar w:fldCharType="begin"/>
            </w:r>
            <w:r w:rsidR="000E745B">
              <w:rPr>
                <w:noProof/>
                <w:webHidden/>
              </w:rPr>
              <w:instrText xml:space="preserve"> PAGEREF _Toc495177866 \h </w:instrText>
            </w:r>
            <w:r w:rsidR="000E745B">
              <w:rPr>
                <w:noProof/>
                <w:webHidden/>
              </w:rPr>
            </w:r>
            <w:r w:rsidR="000E745B">
              <w:rPr>
                <w:noProof/>
                <w:webHidden/>
              </w:rPr>
              <w:fldChar w:fldCharType="separate"/>
            </w:r>
            <w:r w:rsidR="000E745B">
              <w:rPr>
                <w:noProof/>
                <w:webHidden/>
              </w:rPr>
              <w:t>79</w:t>
            </w:r>
            <w:r w:rsidR="000E745B">
              <w:rPr>
                <w:noProof/>
                <w:webHidden/>
              </w:rPr>
              <w:fldChar w:fldCharType="end"/>
            </w:r>
          </w:hyperlink>
        </w:p>
        <w:p w14:paraId="500AD5F6" w14:textId="77777777" w:rsidR="000E745B" w:rsidRDefault="00E309C6">
          <w:pPr>
            <w:pStyle w:val="TOC1"/>
            <w:tabs>
              <w:tab w:val="right" w:leader="dot" w:pos="9017"/>
            </w:tabs>
            <w:rPr>
              <w:rFonts w:asciiTheme="minorHAnsi" w:eastAsiaTheme="minorEastAsia" w:hAnsiTheme="minorHAnsi"/>
              <w:noProof/>
              <w:sz w:val="22"/>
            </w:rPr>
          </w:pPr>
          <w:hyperlink w:anchor="_Toc495177867" w:history="1">
            <w:r w:rsidR="000E745B" w:rsidRPr="00FC05EB">
              <w:rPr>
                <w:rStyle w:val="Hyperlink"/>
                <w:rFonts w:cs="Times New Roman"/>
                <w:noProof/>
              </w:rPr>
              <w:t>CHƯƠNG 5</w:t>
            </w:r>
            <w:r w:rsidR="000E745B">
              <w:rPr>
                <w:noProof/>
                <w:webHidden/>
              </w:rPr>
              <w:tab/>
            </w:r>
            <w:r w:rsidR="000E745B">
              <w:rPr>
                <w:noProof/>
                <w:webHidden/>
              </w:rPr>
              <w:fldChar w:fldCharType="begin"/>
            </w:r>
            <w:r w:rsidR="000E745B">
              <w:rPr>
                <w:noProof/>
                <w:webHidden/>
              </w:rPr>
              <w:instrText xml:space="preserve"> PAGEREF _Toc495177867 \h </w:instrText>
            </w:r>
            <w:r w:rsidR="000E745B">
              <w:rPr>
                <w:noProof/>
                <w:webHidden/>
              </w:rPr>
            </w:r>
            <w:r w:rsidR="000E745B">
              <w:rPr>
                <w:noProof/>
                <w:webHidden/>
              </w:rPr>
              <w:fldChar w:fldCharType="separate"/>
            </w:r>
            <w:r w:rsidR="000E745B">
              <w:rPr>
                <w:noProof/>
                <w:webHidden/>
              </w:rPr>
              <w:t>80</w:t>
            </w:r>
            <w:r w:rsidR="000E745B">
              <w:rPr>
                <w:noProof/>
                <w:webHidden/>
              </w:rPr>
              <w:fldChar w:fldCharType="end"/>
            </w:r>
          </w:hyperlink>
        </w:p>
        <w:p w14:paraId="4ABF204C" w14:textId="77777777" w:rsidR="000E745B" w:rsidRDefault="00E309C6">
          <w:pPr>
            <w:pStyle w:val="TOC1"/>
            <w:tabs>
              <w:tab w:val="right" w:leader="dot" w:pos="9017"/>
            </w:tabs>
            <w:rPr>
              <w:rFonts w:asciiTheme="minorHAnsi" w:eastAsiaTheme="minorEastAsia" w:hAnsiTheme="minorHAnsi"/>
              <w:noProof/>
              <w:sz w:val="22"/>
            </w:rPr>
          </w:pPr>
          <w:hyperlink w:anchor="_Toc495177868" w:history="1">
            <w:r w:rsidR="000E745B" w:rsidRPr="00FC05EB">
              <w:rPr>
                <w:rStyle w:val="Hyperlink"/>
                <w:rFonts w:cs="Times New Roman"/>
                <w:noProof/>
              </w:rPr>
              <w:t>CÀI ĐẶT VÀ TRIỂN KHAI</w:t>
            </w:r>
            <w:r w:rsidR="000E745B">
              <w:rPr>
                <w:noProof/>
                <w:webHidden/>
              </w:rPr>
              <w:tab/>
            </w:r>
            <w:r w:rsidR="000E745B">
              <w:rPr>
                <w:noProof/>
                <w:webHidden/>
              </w:rPr>
              <w:fldChar w:fldCharType="begin"/>
            </w:r>
            <w:r w:rsidR="000E745B">
              <w:rPr>
                <w:noProof/>
                <w:webHidden/>
              </w:rPr>
              <w:instrText xml:space="preserve"> PAGEREF _Toc495177868 \h </w:instrText>
            </w:r>
            <w:r w:rsidR="000E745B">
              <w:rPr>
                <w:noProof/>
                <w:webHidden/>
              </w:rPr>
            </w:r>
            <w:r w:rsidR="000E745B">
              <w:rPr>
                <w:noProof/>
                <w:webHidden/>
              </w:rPr>
              <w:fldChar w:fldCharType="separate"/>
            </w:r>
            <w:r w:rsidR="000E745B">
              <w:rPr>
                <w:noProof/>
                <w:webHidden/>
              </w:rPr>
              <w:t>80</w:t>
            </w:r>
            <w:r w:rsidR="000E745B">
              <w:rPr>
                <w:noProof/>
                <w:webHidden/>
              </w:rPr>
              <w:fldChar w:fldCharType="end"/>
            </w:r>
          </w:hyperlink>
        </w:p>
        <w:p w14:paraId="2146ECF6" w14:textId="77777777" w:rsidR="000E745B" w:rsidRDefault="00E309C6">
          <w:pPr>
            <w:pStyle w:val="TOC2"/>
            <w:tabs>
              <w:tab w:val="right" w:leader="dot" w:pos="9017"/>
            </w:tabs>
            <w:rPr>
              <w:rFonts w:asciiTheme="minorHAnsi" w:eastAsiaTheme="minorEastAsia" w:hAnsiTheme="minorHAnsi"/>
              <w:noProof/>
              <w:sz w:val="22"/>
            </w:rPr>
          </w:pPr>
          <w:hyperlink w:anchor="_Toc495177869" w:history="1">
            <w:r w:rsidR="000E745B" w:rsidRPr="00FC05EB">
              <w:rPr>
                <w:rStyle w:val="Hyperlink"/>
                <w:rFonts w:cs="Times New Roman"/>
                <w:noProof/>
              </w:rPr>
              <w:t>5.1. Môi trường phát triển</w:t>
            </w:r>
            <w:r w:rsidR="000E745B">
              <w:rPr>
                <w:noProof/>
                <w:webHidden/>
              </w:rPr>
              <w:tab/>
            </w:r>
            <w:r w:rsidR="000E745B">
              <w:rPr>
                <w:noProof/>
                <w:webHidden/>
              </w:rPr>
              <w:fldChar w:fldCharType="begin"/>
            </w:r>
            <w:r w:rsidR="000E745B">
              <w:rPr>
                <w:noProof/>
                <w:webHidden/>
              </w:rPr>
              <w:instrText xml:space="preserve"> PAGEREF _Toc495177869 \h </w:instrText>
            </w:r>
            <w:r w:rsidR="000E745B">
              <w:rPr>
                <w:noProof/>
                <w:webHidden/>
              </w:rPr>
            </w:r>
            <w:r w:rsidR="000E745B">
              <w:rPr>
                <w:noProof/>
                <w:webHidden/>
              </w:rPr>
              <w:fldChar w:fldCharType="separate"/>
            </w:r>
            <w:r w:rsidR="000E745B">
              <w:rPr>
                <w:noProof/>
                <w:webHidden/>
              </w:rPr>
              <w:t>80</w:t>
            </w:r>
            <w:r w:rsidR="000E745B">
              <w:rPr>
                <w:noProof/>
                <w:webHidden/>
              </w:rPr>
              <w:fldChar w:fldCharType="end"/>
            </w:r>
          </w:hyperlink>
        </w:p>
        <w:p w14:paraId="38FD5BAE" w14:textId="77777777" w:rsidR="000E745B" w:rsidRDefault="00E309C6">
          <w:pPr>
            <w:pStyle w:val="TOC2"/>
            <w:tabs>
              <w:tab w:val="right" w:leader="dot" w:pos="9017"/>
            </w:tabs>
            <w:rPr>
              <w:rFonts w:asciiTheme="minorHAnsi" w:eastAsiaTheme="minorEastAsia" w:hAnsiTheme="minorHAnsi"/>
              <w:noProof/>
              <w:sz w:val="22"/>
            </w:rPr>
          </w:pPr>
          <w:hyperlink w:anchor="_Toc495177870" w:history="1">
            <w:r w:rsidR="000E745B" w:rsidRPr="00FC05EB">
              <w:rPr>
                <w:rStyle w:val="Hyperlink"/>
                <w:rFonts w:cs="Times New Roman"/>
                <w:noProof/>
              </w:rPr>
              <w:t>5.2. Giao diện chương trình</w:t>
            </w:r>
            <w:r w:rsidR="000E745B">
              <w:rPr>
                <w:noProof/>
                <w:webHidden/>
              </w:rPr>
              <w:tab/>
            </w:r>
            <w:r w:rsidR="000E745B">
              <w:rPr>
                <w:noProof/>
                <w:webHidden/>
              </w:rPr>
              <w:fldChar w:fldCharType="begin"/>
            </w:r>
            <w:r w:rsidR="000E745B">
              <w:rPr>
                <w:noProof/>
                <w:webHidden/>
              </w:rPr>
              <w:instrText xml:space="preserve"> PAGEREF _Toc495177870 \h </w:instrText>
            </w:r>
            <w:r w:rsidR="000E745B">
              <w:rPr>
                <w:noProof/>
                <w:webHidden/>
              </w:rPr>
            </w:r>
            <w:r w:rsidR="000E745B">
              <w:rPr>
                <w:noProof/>
                <w:webHidden/>
              </w:rPr>
              <w:fldChar w:fldCharType="separate"/>
            </w:r>
            <w:r w:rsidR="000E745B">
              <w:rPr>
                <w:noProof/>
                <w:webHidden/>
              </w:rPr>
              <w:t>80</w:t>
            </w:r>
            <w:r w:rsidR="000E745B">
              <w:rPr>
                <w:noProof/>
                <w:webHidden/>
              </w:rPr>
              <w:fldChar w:fldCharType="end"/>
            </w:r>
          </w:hyperlink>
        </w:p>
        <w:p w14:paraId="6AB2F288" w14:textId="77777777" w:rsidR="000E745B" w:rsidRDefault="00E309C6">
          <w:pPr>
            <w:pStyle w:val="TOC3"/>
            <w:tabs>
              <w:tab w:val="right" w:leader="dot" w:pos="9017"/>
            </w:tabs>
            <w:rPr>
              <w:rFonts w:asciiTheme="minorHAnsi" w:eastAsiaTheme="minorEastAsia" w:hAnsiTheme="minorHAnsi"/>
              <w:noProof/>
              <w:sz w:val="22"/>
            </w:rPr>
          </w:pPr>
          <w:hyperlink w:anchor="_Toc495177871" w:history="1">
            <w:r w:rsidR="000E745B" w:rsidRPr="00FC05EB">
              <w:rPr>
                <w:rStyle w:val="Hyperlink"/>
                <w:rFonts w:cs="Times New Roman"/>
                <w:noProof/>
              </w:rPr>
              <w:t>5.2.1. Giao diện đăng nhập</w:t>
            </w:r>
            <w:r w:rsidR="000E745B">
              <w:rPr>
                <w:noProof/>
                <w:webHidden/>
              </w:rPr>
              <w:tab/>
            </w:r>
            <w:r w:rsidR="000E745B">
              <w:rPr>
                <w:noProof/>
                <w:webHidden/>
              </w:rPr>
              <w:fldChar w:fldCharType="begin"/>
            </w:r>
            <w:r w:rsidR="000E745B">
              <w:rPr>
                <w:noProof/>
                <w:webHidden/>
              </w:rPr>
              <w:instrText xml:space="preserve"> PAGEREF _Toc495177871 \h </w:instrText>
            </w:r>
            <w:r w:rsidR="000E745B">
              <w:rPr>
                <w:noProof/>
                <w:webHidden/>
              </w:rPr>
            </w:r>
            <w:r w:rsidR="000E745B">
              <w:rPr>
                <w:noProof/>
                <w:webHidden/>
              </w:rPr>
              <w:fldChar w:fldCharType="separate"/>
            </w:r>
            <w:r w:rsidR="000E745B">
              <w:rPr>
                <w:noProof/>
                <w:webHidden/>
              </w:rPr>
              <w:t>80</w:t>
            </w:r>
            <w:r w:rsidR="000E745B">
              <w:rPr>
                <w:noProof/>
                <w:webHidden/>
              </w:rPr>
              <w:fldChar w:fldCharType="end"/>
            </w:r>
          </w:hyperlink>
        </w:p>
        <w:p w14:paraId="6E0F40D1" w14:textId="77777777" w:rsidR="000E745B" w:rsidRDefault="00E309C6">
          <w:pPr>
            <w:pStyle w:val="TOC3"/>
            <w:tabs>
              <w:tab w:val="right" w:leader="dot" w:pos="9017"/>
            </w:tabs>
            <w:rPr>
              <w:rFonts w:asciiTheme="minorHAnsi" w:eastAsiaTheme="minorEastAsia" w:hAnsiTheme="minorHAnsi"/>
              <w:noProof/>
              <w:sz w:val="22"/>
            </w:rPr>
          </w:pPr>
          <w:hyperlink w:anchor="_Toc495177872" w:history="1">
            <w:r w:rsidR="000E745B" w:rsidRPr="00FC05EB">
              <w:rPr>
                <w:rStyle w:val="Hyperlink"/>
                <w:rFonts w:cs="Times New Roman"/>
                <w:noProof/>
              </w:rPr>
              <w:t>5.2.2. Giao diện quản lý cây</w:t>
            </w:r>
            <w:r w:rsidR="000E745B">
              <w:rPr>
                <w:noProof/>
                <w:webHidden/>
              </w:rPr>
              <w:tab/>
            </w:r>
            <w:r w:rsidR="000E745B">
              <w:rPr>
                <w:noProof/>
                <w:webHidden/>
              </w:rPr>
              <w:fldChar w:fldCharType="begin"/>
            </w:r>
            <w:r w:rsidR="000E745B">
              <w:rPr>
                <w:noProof/>
                <w:webHidden/>
              </w:rPr>
              <w:instrText xml:space="preserve"> PAGEREF _Toc495177872 \h </w:instrText>
            </w:r>
            <w:r w:rsidR="000E745B">
              <w:rPr>
                <w:noProof/>
                <w:webHidden/>
              </w:rPr>
            </w:r>
            <w:r w:rsidR="000E745B">
              <w:rPr>
                <w:noProof/>
                <w:webHidden/>
              </w:rPr>
              <w:fldChar w:fldCharType="separate"/>
            </w:r>
            <w:r w:rsidR="000E745B">
              <w:rPr>
                <w:noProof/>
                <w:webHidden/>
              </w:rPr>
              <w:t>81</w:t>
            </w:r>
            <w:r w:rsidR="000E745B">
              <w:rPr>
                <w:noProof/>
                <w:webHidden/>
              </w:rPr>
              <w:fldChar w:fldCharType="end"/>
            </w:r>
          </w:hyperlink>
        </w:p>
        <w:p w14:paraId="5A3683F7" w14:textId="77777777" w:rsidR="000E745B" w:rsidRDefault="00E309C6">
          <w:pPr>
            <w:pStyle w:val="TOC3"/>
            <w:tabs>
              <w:tab w:val="right" w:leader="dot" w:pos="9017"/>
            </w:tabs>
            <w:rPr>
              <w:rFonts w:asciiTheme="minorHAnsi" w:eastAsiaTheme="minorEastAsia" w:hAnsiTheme="minorHAnsi"/>
              <w:noProof/>
              <w:sz w:val="22"/>
            </w:rPr>
          </w:pPr>
          <w:hyperlink w:anchor="_Toc495177873" w:history="1">
            <w:r w:rsidR="000E745B" w:rsidRPr="00FC05EB">
              <w:rPr>
                <w:rStyle w:val="Hyperlink"/>
                <w:rFonts w:cs="Times New Roman"/>
                <w:noProof/>
              </w:rPr>
              <w:t>5.2.3. Giao diện thêm cây</w:t>
            </w:r>
            <w:r w:rsidR="000E745B">
              <w:rPr>
                <w:noProof/>
                <w:webHidden/>
              </w:rPr>
              <w:tab/>
            </w:r>
            <w:r w:rsidR="000E745B">
              <w:rPr>
                <w:noProof/>
                <w:webHidden/>
              </w:rPr>
              <w:fldChar w:fldCharType="begin"/>
            </w:r>
            <w:r w:rsidR="000E745B">
              <w:rPr>
                <w:noProof/>
                <w:webHidden/>
              </w:rPr>
              <w:instrText xml:space="preserve"> PAGEREF _Toc495177873 \h </w:instrText>
            </w:r>
            <w:r w:rsidR="000E745B">
              <w:rPr>
                <w:noProof/>
                <w:webHidden/>
              </w:rPr>
            </w:r>
            <w:r w:rsidR="000E745B">
              <w:rPr>
                <w:noProof/>
                <w:webHidden/>
              </w:rPr>
              <w:fldChar w:fldCharType="separate"/>
            </w:r>
            <w:r w:rsidR="000E745B">
              <w:rPr>
                <w:noProof/>
                <w:webHidden/>
              </w:rPr>
              <w:t>82</w:t>
            </w:r>
            <w:r w:rsidR="000E745B">
              <w:rPr>
                <w:noProof/>
                <w:webHidden/>
              </w:rPr>
              <w:fldChar w:fldCharType="end"/>
            </w:r>
          </w:hyperlink>
        </w:p>
        <w:p w14:paraId="78718640" w14:textId="77777777" w:rsidR="000E745B" w:rsidRDefault="00E309C6">
          <w:pPr>
            <w:pStyle w:val="TOC3"/>
            <w:tabs>
              <w:tab w:val="right" w:leader="dot" w:pos="9017"/>
            </w:tabs>
            <w:rPr>
              <w:rFonts w:asciiTheme="minorHAnsi" w:eastAsiaTheme="minorEastAsia" w:hAnsiTheme="minorHAnsi"/>
              <w:noProof/>
              <w:sz w:val="22"/>
            </w:rPr>
          </w:pPr>
          <w:hyperlink w:anchor="_Toc495177874" w:history="1">
            <w:r w:rsidR="000E745B" w:rsidRPr="00FC05EB">
              <w:rPr>
                <w:rStyle w:val="Hyperlink"/>
                <w:rFonts w:cs="Times New Roman"/>
                <w:noProof/>
              </w:rPr>
              <w:t>5.2.4. Giao diện sửa cây</w:t>
            </w:r>
            <w:r w:rsidR="000E745B">
              <w:rPr>
                <w:noProof/>
                <w:webHidden/>
              </w:rPr>
              <w:tab/>
            </w:r>
            <w:r w:rsidR="000E745B">
              <w:rPr>
                <w:noProof/>
                <w:webHidden/>
              </w:rPr>
              <w:fldChar w:fldCharType="begin"/>
            </w:r>
            <w:r w:rsidR="000E745B">
              <w:rPr>
                <w:noProof/>
                <w:webHidden/>
              </w:rPr>
              <w:instrText xml:space="preserve"> PAGEREF _Toc495177874 \h </w:instrText>
            </w:r>
            <w:r w:rsidR="000E745B">
              <w:rPr>
                <w:noProof/>
                <w:webHidden/>
              </w:rPr>
            </w:r>
            <w:r w:rsidR="000E745B">
              <w:rPr>
                <w:noProof/>
                <w:webHidden/>
              </w:rPr>
              <w:fldChar w:fldCharType="separate"/>
            </w:r>
            <w:r w:rsidR="000E745B">
              <w:rPr>
                <w:noProof/>
                <w:webHidden/>
              </w:rPr>
              <w:t>82</w:t>
            </w:r>
            <w:r w:rsidR="000E745B">
              <w:rPr>
                <w:noProof/>
                <w:webHidden/>
              </w:rPr>
              <w:fldChar w:fldCharType="end"/>
            </w:r>
          </w:hyperlink>
        </w:p>
        <w:p w14:paraId="36383831" w14:textId="77777777" w:rsidR="000E745B" w:rsidRDefault="00E309C6">
          <w:pPr>
            <w:pStyle w:val="TOC3"/>
            <w:tabs>
              <w:tab w:val="right" w:leader="dot" w:pos="9017"/>
            </w:tabs>
            <w:rPr>
              <w:rFonts w:asciiTheme="minorHAnsi" w:eastAsiaTheme="minorEastAsia" w:hAnsiTheme="minorHAnsi"/>
              <w:noProof/>
              <w:sz w:val="22"/>
            </w:rPr>
          </w:pPr>
          <w:hyperlink w:anchor="_Toc495177875" w:history="1">
            <w:r w:rsidR="000E745B" w:rsidRPr="00FC05EB">
              <w:rPr>
                <w:rStyle w:val="Hyperlink"/>
                <w:rFonts w:cs="Times New Roman"/>
                <w:noProof/>
              </w:rPr>
              <w:t>5.2.5. Giao diện quản lý nhóm cây</w:t>
            </w:r>
            <w:r w:rsidR="000E745B">
              <w:rPr>
                <w:noProof/>
                <w:webHidden/>
              </w:rPr>
              <w:tab/>
            </w:r>
            <w:r w:rsidR="000E745B">
              <w:rPr>
                <w:noProof/>
                <w:webHidden/>
              </w:rPr>
              <w:fldChar w:fldCharType="begin"/>
            </w:r>
            <w:r w:rsidR="000E745B">
              <w:rPr>
                <w:noProof/>
                <w:webHidden/>
              </w:rPr>
              <w:instrText xml:space="preserve"> PAGEREF _Toc495177875 \h </w:instrText>
            </w:r>
            <w:r w:rsidR="000E745B">
              <w:rPr>
                <w:noProof/>
                <w:webHidden/>
              </w:rPr>
            </w:r>
            <w:r w:rsidR="000E745B">
              <w:rPr>
                <w:noProof/>
                <w:webHidden/>
              </w:rPr>
              <w:fldChar w:fldCharType="separate"/>
            </w:r>
            <w:r w:rsidR="000E745B">
              <w:rPr>
                <w:noProof/>
                <w:webHidden/>
              </w:rPr>
              <w:t>83</w:t>
            </w:r>
            <w:r w:rsidR="000E745B">
              <w:rPr>
                <w:noProof/>
                <w:webHidden/>
              </w:rPr>
              <w:fldChar w:fldCharType="end"/>
            </w:r>
          </w:hyperlink>
        </w:p>
        <w:p w14:paraId="25D07BDB" w14:textId="77777777" w:rsidR="000E745B" w:rsidRDefault="00E309C6">
          <w:pPr>
            <w:pStyle w:val="TOC3"/>
            <w:tabs>
              <w:tab w:val="right" w:leader="dot" w:pos="9017"/>
            </w:tabs>
            <w:rPr>
              <w:rFonts w:asciiTheme="minorHAnsi" w:eastAsiaTheme="minorEastAsia" w:hAnsiTheme="minorHAnsi"/>
              <w:noProof/>
              <w:sz w:val="22"/>
            </w:rPr>
          </w:pPr>
          <w:hyperlink w:anchor="_Toc495177876" w:history="1">
            <w:r w:rsidR="000E745B" w:rsidRPr="00FC05EB">
              <w:rPr>
                <w:rStyle w:val="Hyperlink"/>
                <w:rFonts w:cs="Times New Roman"/>
                <w:noProof/>
              </w:rPr>
              <w:t>5.2.6. Giao diện thêm nhóm cây</w:t>
            </w:r>
            <w:r w:rsidR="000E745B">
              <w:rPr>
                <w:noProof/>
                <w:webHidden/>
              </w:rPr>
              <w:tab/>
            </w:r>
            <w:r w:rsidR="000E745B">
              <w:rPr>
                <w:noProof/>
                <w:webHidden/>
              </w:rPr>
              <w:fldChar w:fldCharType="begin"/>
            </w:r>
            <w:r w:rsidR="000E745B">
              <w:rPr>
                <w:noProof/>
                <w:webHidden/>
              </w:rPr>
              <w:instrText xml:space="preserve"> PAGEREF _Toc495177876 \h </w:instrText>
            </w:r>
            <w:r w:rsidR="000E745B">
              <w:rPr>
                <w:noProof/>
                <w:webHidden/>
              </w:rPr>
            </w:r>
            <w:r w:rsidR="000E745B">
              <w:rPr>
                <w:noProof/>
                <w:webHidden/>
              </w:rPr>
              <w:fldChar w:fldCharType="separate"/>
            </w:r>
            <w:r w:rsidR="000E745B">
              <w:rPr>
                <w:noProof/>
                <w:webHidden/>
              </w:rPr>
              <w:t>84</w:t>
            </w:r>
            <w:r w:rsidR="000E745B">
              <w:rPr>
                <w:noProof/>
                <w:webHidden/>
              </w:rPr>
              <w:fldChar w:fldCharType="end"/>
            </w:r>
          </w:hyperlink>
        </w:p>
        <w:p w14:paraId="4A2C420C" w14:textId="77777777" w:rsidR="000E745B" w:rsidRDefault="00E309C6">
          <w:pPr>
            <w:pStyle w:val="TOC3"/>
            <w:tabs>
              <w:tab w:val="right" w:leader="dot" w:pos="9017"/>
            </w:tabs>
            <w:rPr>
              <w:rFonts w:asciiTheme="minorHAnsi" w:eastAsiaTheme="minorEastAsia" w:hAnsiTheme="minorHAnsi"/>
              <w:noProof/>
              <w:sz w:val="22"/>
            </w:rPr>
          </w:pPr>
          <w:hyperlink w:anchor="_Toc495177877" w:history="1">
            <w:r w:rsidR="000E745B" w:rsidRPr="00FC05EB">
              <w:rPr>
                <w:rStyle w:val="Hyperlink"/>
                <w:rFonts w:cs="Times New Roman"/>
                <w:noProof/>
              </w:rPr>
              <w:t>5.2.7. Giao diện sửa nhóm cây</w:t>
            </w:r>
            <w:r w:rsidR="000E745B">
              <w:rPr>
                <w:noProof/>
                <w:webHidden/>
              </w:rPr>
              <w:tab/>
            </w:r>
            <w:r w:rsidR="000E745B">
              <w:rPr>
                <w:noProof/>
                <w:webHidden/>
              </w:rPr>
              <w:fldChar w:fldCharType="begin"/>
            </w:r>
            <w:r w:rsidR="000E745B">
              <w:rPr>
                <w:noProof/>
                <w:webHidden/>
              </w:rPr>
              <w:instrText xml:space="preserve"> PAGEREF _Toc495177877 \h </w:instrText>
            </w:r>
            <w:r w:rsidR="000E745B">
              <w:rPr>
                <w:noProof/>
                <w:webHidden/>
              </w:rPr>
            </w:r>
            <w:r w:rsidR="000E745B">
              <w:rPr>
                <w:noProof/>
                <w:webHidden/>
              </w:rPr>
              <w:fldChar w:fldCharType="separate"/>
            </w:r>
            <w:r w:rsidR="000E745B">
              <w:rPr>
                <w:noProof/>
                <w:webHidden/>
              </w:rPr>
              <w:t>85</w:t>
            </w:r>
            <w:r w:rsidR="000E745B">
              <w:rPr>
                <w:noProof/>
                <w:webHidden/>
              </w:rPr>
              <w:fldChar w:fldCharType="end"/>
            </w:r>
          </w:hyperlink>
        </w:p>
        <w:p w14:paraId="1EEE96C3" w14:textId="77777777" w:rsidR="000E745B" w:rsidRDefault="00E309C6">
          <w:pPr>
            <w:pStyle w:val="TOC3"/>
            <w:tabs>
              <w:tab w:val="right" w:leader="dot" w:pos="9017"/>
            </w:tabs>
            <w:rPr>
              <w:rFonts w:asciiTheme="minorHAnsi" w:eastAsiaTheme="minorEastAsia" w:hAnsiTheme="minorHAnsi"/>
              <w:noProof/>
              <w:sz w:val="22"/>
            </w:rPr>
          </w:pPr>
          <w:hyperlink w:anchor="_Toc495177878" w:history="1">
            <w:r w:rsidR="000E745B" w:rsidRPr="00FC05EB">
              <w:rPr>
                <w:rStyle w:val="Hyperlink"/>
                <w:rFonts w:cs="Times New Roman"/>
                <w:noProof/>
              </w:rPr>
              <w:t>5.2.8. Giao diện quản lý hóa đơn xuất hàng</w:t>
            </w:r>
            <w:r w:rsidR="000E745B">
              <w:rPr>
                <w:noProof/>
                <w:webHidden/>
              </w:rPr>
              <w:tab/>
            </w:r>
            <w:r w:rsidR="000E745B">
              <w:rPr>
                <w:noProof/>
                <w:webHidden/>
              </w:rPr>
              <w:fldChar w:fldCharType="begin"/>
            </w:r>
            <w:r w:rsidR="000E745B">
              <w:rPr>
                <w:noProof/>
                <w:webHidden/>
              </w:rPr>
              <w:instrText xml:space="preserve"> PAGEREF _Toc495177878 \h </w:instrText>
            </w:r>
            <w:r w:rsidR="000E745B">
              <w:rPr>
                <w:noProof/>
                <w:webHidden/>
              </w:rPr>
            </w:r>
            <w:r w:rsidR="000E745B">
              <w:rPr>
                <w:noProof/>
                <w:webHidden/>
              </w:rPr>
              <w:fldChar w:fldCharType="separate"/>
            </w:r>
            <w:r w:rsidR="000E745B">
              <w:rPr>
                <w:noProof/>
                <w:webHidden/>
              </w:rPr>
              <w:t>86</w:t>
            </w:r>
            <w:r w:rsidR="000E745B">
              <w:rPr>
                <w:noProof/>
                <w:webHidden/>
              </w:rPr>
              <w:fldChar w:fldCharType="end"/>
            </w:r>
          </w:hyperlink>
        </w:p>
        <w:p w14:paraId="421A667F" w14:textId="77777777" w:rsidR="000E745B" w:rsidRDefault="00E309C6">
          <w:pPr>
            <w:pStyle w:val="TOC3"/>
            <w:tabs>
              <w:tab w:val="right" w:leader="dot" w:pos="9017"/>
            </w:tabs>
            <w:rPr>
              <w:rFonts w:asciiTheme="minorHAnsi" w:eastAsiaTheme="minorEastAsia" w:hAnsiTheme="minorHAnsi"/>
              <w:noProof/>
              <w:sz w:val="22"/>
            </w:rPr>
          </w:pPr>
          <w:hyperlink w:anchor="_Toc495177879" w:history="1">
            <w:r w:rsidR="000E745B" w:rsidRPr="00FC05EB">
              <w:rPr>
                <w:rStyle w:val="Hyperlink"/>
                <w:rFonts w:cs="Times New Roman"/>
                <w:noProof/>
              </w:rPr>
              <w:t>5.2.9. Giao diện thêm hóa đơn xuất hàng</w:t>
            </w:r>
            <w:r w:rsidR="000E745B">
              <w:rPr>
                <w:noProof/>
                <w:webHidden/>
              </w:rPr>
              <w:tab/>
            </w:r>
            <w:r w:rsidR="000E745B">
              <w:rPr>
                <w:noProof/>
                <w:webHidden/>
              </w:rPr>
              <w:fldChar w:fldCharType="begin"/>
            </w:r>
            <w:r w:rsidR="000E745B">
              <w:rPr>
                <w:noProof/>
                <w:webHidden/>
              </w:rPr>
              <w:instrText xml:space="preserve"> PAGEREF _Toc495177879 \h </w:instrText>
            </w:r>
            <w:r w:rsidR="000E745B">
              <w:rPr>
                <w:noProof/>
                <w:webHidden/>
              </w:rPr>
            </w:r>
            <w:r w:rsidR="000E745B">
              <w:rPr>
                <w:noProof/>
                <w:webHidden/>
              </w:rPr>
              <w:fldChar w:fldCharType="separate"/>
            </w:r>
            <w:r w:rsidR="000E745B">
              <w:rPr>
                <w:noProof/>
                <w:webHidden/>
              </w:rPr>
              <w:t>87</w:t>
            </w:r>
            <w:r w:rsidR="000E745B">
              <w:rPr>
                <w:noProof/>
                <w:webHidden/>
              </w:rPr>
              <w:fldChar w:fldCharType="end"/>
            </w:r>
          </w:hyperlink>
        </w:p>
        <w:p w14:paraId="09DADDB2" w14:textId="77777777" w:rsidR="000E745B" w:rsidRDefault="00E309C6">
          <w:pPr>
            <w:pStyle w:val="TOC3"/>
            <w:tabs>
              <w:tab w:val="right" w:leader="dot" w:pos="9017"/>
            </w:tabs>
            <w:rPr>
              <w:rFonts w:asciiTheme="minorHAnsi" w:eastAsiaTheme="minorEastAsia" w:hAnsiTheme="minorHAnsi"/>
              <w:noProof/>
              <w:sz w:val="22"/>
            </w:rPr>
          </w:pPr>
          <w:hyperlink w:anchor="_Toc495177880" w:history="1">
            <w:r w:rsidR="000E745B" w:rsidRPr="00FC05EB">
              <w:rPr>
                <w:rStyle w:val="Hyperlink"/>
                <w:rFonts w:cs="Times New Roman"/>
                <w:noProof/>
              </w:rPr>
              <w:t>5.2.10. Giao diện chi tiết hóa đơn xuất hàng</w:t>
            </w:r>
            <w:r w:rsidR="000E745B">
              <w:rPr>
                <w:noProof/>
                <w:webHidden/>
              </w:rPr>
              <w:tab/>
            </w:r>
            <w:r w:rsidR="000E745B">
              <w:rPr>
                <w:noProof/>
                <w:webHidden/>
              </w:rPr>
              <w:fldChar w:fldCharType="begin"/>
            </w:r>
            <w:r w:rsidR="000E745B">
              <w:rPr>
                <w:noProof/>
                <w:webHidden/>
              </w:rPr>
              <w:instrText xml:space="preserve"> PAGEREF _Toc495177880 \h </w:instrText>
            </w:r>
            <w:r w:rsidR="000E745B">
              <w:rPr>
                <w:noProof/>
                <w:webHidden/>
              </w:rPr>
            </w:r>
            <w:r w:rsidR="000E745B">
              <w:rPr>
                <w:noProof/>
                <w:webHidden/>
              </w:rPr>
              <w:fldChar w:fldCharType="separate"/>
            </w:r>
            <w:r w:rsidR="000E745B">
              <w:rPr>
                <w:noProof/>
                <w:webHidden/>
              </w:rPr>
              <w:t>88</w:t>
            </w:r>
            <w:r w:rsidR="000E745B">
              <w:rPr>
                <w:noProof/>
                <w:webHidden/>
              </w:rPr>
              <w:fldChar w:fldCharType="end"/>
            </w:r>
          </w:hyperlink>
        </w:p>
        <w:p w14:paraId="2C77BB0D" w14:textId="77777777" w:rsidR="000E745B" w:rsidRDefault="00E309C6">
          <w:pPr>
            <w:pStyle w:val="TOC3"/>
            <w:tabs>
              <w:tab w:val="right" w:leader="dot" w:pos="9017"/>
            </w:tabs>
            <w:rPr>
              <w:rFonts w:asciiTheme="minorHAnsi" w:eastAsiaTheme="minorEastAsia" w:hAnsiTheme="minorHAnsi"/>
              <w:noProof/>
              <w:sz w:val="22"/>
            </w:rPr>
          </w:pPr>
          <w:hyperlink w:anchor="_Toc495177881" w:history="1">
            <w:r w:rsidR="000E745B" w:rsidRPr="00FC05EB">
              <w:rPr>
                <w:rStyle w:val="Hyperlink"/>
                <w:rFonts w:cs="Times New Roman"/>
                <w:noProof/>
              </w:rPr>
              <w:t>5.2.11. Giao diện quản lý nhà cung cấp</w:t>
            </w:r>
            <w:r w:rsidR="000E745B">
              <w:rPr>
                <w:noProof/>
                <w:webHidden/>
              </w:rPr>
              <w:tab/>
            </w:r>
            <w:r w:rsidR="000E745B">
              <w:rPr>
                <w:noProof/>
                <w:webHidden/>
              </w:rPr>
              <w:fldChar w:fldCharType="begin"/>
            </w:r>
            <w:r w:rsidR="000E745B">
              <w:rPr>
                <w:noProof/>
                <w:webHidden/>
              </w:rPr>
              <w:instrText xml:space="preserve"> PAGEREF _Toc495177881 \h </w:instrText>
            </w:r>
            <w:r w:rsidR="000E745B">
              <w:rPr>
                <w:noProof/>
                <w:webHidden/>
              </w:rPr>
            </w:r>
            <w:r w:rsidR="000E745B">
              <w:rPr>
                <w:noProof/>
                <w:webHidden/>
              </w:rPr>
              <w:fldChar w:fldCharType="separate"/>
            </w:r>
            <w:r w:rsidR="000E745B">
              <w:rPr>
                <w:noProof/>
                <w:webHidden/>
              </w:rPr>
              <w:t>89</w:t>
            </w:r>
            <w:r w:rsidR="000E745B">
              <w:rPr>
                <w:noProof/>
                <w:webHidden/>
              </w:rPr>
              <w:fldChar w:fldCharType="end"/>
            </w:r>
          </w:hyperlink>
        </w:p>
        <w:p w14:paraId="084F9CD8" w14:textId="77777777" w:rsidR="000E745B" w:rsidRDefault="00E309C6">
          <w:pPr>
            <w:pStyle w:val="TOC3"/>
            <w:tabs>
              <w:tab w:val="right" w:leader="dot" w:pos="9017"/>
            </w:tabs>
            <w:rPr>
              <w:rFonts w:asciiTheme="minorHAnsi" w:eastAsiaTheme="minorEastAsia" w:hAnsiTheme="minorHAnsi"/>
              <w:noProof/>
              <w:sz w:val="22"/>
            </w:rPr>
          </w:pPr>
          <w:hyperlink w:anchor="_Toc495177882" w:history="1">
            <w:r w:rsidR="000E745B" w:rsidRPr="00FC05EB">
              <w:rPr>
                <w:rStyle w:val="Hyperlink"/>
                <w:rFonts w:cs="Times New Roman"/>
                <w:noProof/>
              </w:rPr>
              <w:t>5.2.12. Giao diện thêm nhà cung cấp</w:t>
            </w:r>
            <w:r w:rsidR="000E745B">
              <w:rPr>
                <w:noProof/>
                <w:webHidden/>
              </w:rPr>
              <w:tab/>
            </w:r>
            <w:r w:rsidR="000E745B">
              <w:rPr>
                <w:noProof/>
                <w:webHidden/>
              </w:rPr>
              <w:fldChar w:fldCharType="begin"/>
            </w:r>
            <w:r w:rsidR="000E745B">
              <w:rPr>
                <w:noProof/>
                <w:webHidden/>
              </w:rPr>
              <w:instrText xml:space="preserve"> PAGEREF _Toc495177882 \h </w:instrText>
            </w:r>
            <w:r w:rsidR="000E745B">
              <w:rPr>
                <w:noProof/>
                <w:webHidden/>
              </w:rPr>
            </w:r>
            <w:r w:rsidR="000E745B">
              <w:rPr>
                <w:noProof/>
                <w:webHidden/>
              </w:rPr>
              <w:fldChar w:fldCharType="separate"/>
            </w:r>
            <w:r w:rsidR="000E745B">
              <w:rPr>
                <w:noProof/>
                <w:webHidden/>
              </w:rPr>
              <w:t>89</w:t>
            </w:r>
            <w:r w:rsidR="000E745B">
              <w:rPr>
                <w:noProof/>
                <w:webHidden/>
              </w:rPr>
              <w:fldChar w:fldCharType="end"/>
            </w:r>
          </w:hyperlink>
        </w:p>
        <w:p w14:paraId="7140CA01" w14:textId="77777777" w:rsidR="000E745B" w:rsidRDefault="00E309C6">
          <w:pPr>
            <w:pStyle w:val="TOC3"/>
            <w:tabs>
              <w:tab w:val="right" w:leader="dot" w:pos="9017"/>
            </w:tabs>
            <w:rPr>
              <w:rFonts w:asciiTheme="minorHAnsi" w:eastAsiaTheme="minorEastAsia" w:hAnsiTheme="minorHAnsi"/>
              <w:noProof/>
              <w:sz w:val="22"/>
            </w:rPr>
          </w:pPr>
          <w:hyperlink w:anchor="_Toc495177883" w:history="1">
            <w:r w:rsidR="000E745B" w:rsidRPr="00FC05EB">
              <w:rPr>
                <w:rStyle w:val="Hyperlink"/>
                <w:rFonts w:cs="Times New Roman"/>
                <w:noProof/>
              </w:rPr>
              <w:t>5.2.13. Giao diện sửa nhà cung cấp</w:t>
            </w:r>
            <w:r w:rsidR="000E745B">
              <w:rPr>
                <w:noProof/>
                <w:webHidden/>
              </w:rPr>
              <w:tab/>
            </w:r>
            <w:r w:rsidR="000E745B">
              <w:rPr>
                <w:noProof/>
                <w:webHidden/>
              </w:rPr>
              <w:fldChar w:fldCharType="begin"/>
            </w:r>
            <w:r w:rsidR="000E745B">
              <w:rPr>
                <w:noProof/>
                <w:webHidden/>
              </w:rPr>
              <w:instrText xml:space="preserve"> PAGEREF _Toc495177883 \h </w:instrText>
            </w:r>
            <w:r w:rsidR="000E745B">
              <w:rPr>
                <w:noProof/>
                <w:webHidden/>
              </w:rPr>
            </w:r>
            <w:r w:rsidR="000E745B">
              <w:rPr>
                <w:noProof/>
                <w:webHidden/>
              </w:rPr>
              <w:fldChar w:fldCharType="separate"/>
            </w:r>
            <w:r w:rsidR="000E745B">
              <w:rPr>
                <w:noProof/>
                <w:webHidden/>
              </w:rPr>
              <w:t>90</w:t>
            </w:r>
            <w:r w:rsidR="000E745B">
              <w:rPr>
                <w:noProof/>
                <w:webHidden/>
              </w:rPr>
              <w:fldChar w:fldCharType="end"/>
            </w:r>
          </w:hyperlink>
        </w:p>
        <w:p w14:paraId="5D9289C3" w14:textId="77777777" w:rsidR="000E745B" w:rsidRDefault="00E309C6">
          <w:pPr>
            <w:pStyle w:val="TOC3"/>
            <w:tabs>
              <w:tab w:val="right" w:leader="dot" w:pos="9017"/>
            </w:tabs>
            <w:rPr>
              <w:rFonts w:asciiTheme="minorHAnsi" w:eastAsiaTheme="minorEastAsia" w:hAnsiTheme="minorHAnsi"/>
              <w:noProof/>
              <w:sz w:val="22"/>
            </w:rPr>
          </w:pPr>
          <w:hyperlink w:anchor="_Toc495177884" w:history="1">
            <w:r w:rsidR="000E745B" w:rsidRPr="00FC05EB">
              <w:rPr>
                <w:rStyle w:val="Hyperlink"/>
                <w:rFonts w:cs="Times New Roman"/>
                <w:noProof/>
              </w:rPr>
              <w:t>5.2.14. Giao diện quản lý nhập hàng</w:t>
            </w:r>
            <w:r w:rsidR="000E745B">
              <w:rPr>
                <w:noProof/>
                <w:webHidden/>
              </w:rPr>
              <w:tab/>
            </w:r>
            <w:r w:rsidR="000E745B">
              <w:rPr>
                <w:noProof/>
                <w:webHidden/>
              </w:rPr>
              <w:fldChar w:fldCharType="begin"/>
            </w:r>
            <w:r w:rsidR="000E745B">
              <w:rPr>
                <w:noProof/>
                <w:webHidden/>
              </w:rPr>
              <w:instrText xml:space="preserve"> PAGEREF _Toc495177884 \h </w:instrText>
            </w:r>
            <w:r w:rsidR="000E745B">
              <w:rPr>
                <w:noProof/>
                <w:webHidden/>
              </w:rPr>
            </w:r>
            <w:r w:rsidR="000E745B">
              <w:rPr>
                <w:noProof/>
                <w:webHidden/>
              </w:rPr>
              <w:fldChar w:fldCharType="separate"/>
            </w:r>
            <w:r w:rsidR="000E745B">
              <w:rPr>
                <w:noProof/>
                <w:webHidden/>
              </w:rPr>
              <w:t>91</w:t>
            </w:r>
            <w:r w:rsidR="000E745B">
              <w:rPr>
                <w:noProof/>
                <w:webHidden/>
              </w:rPr>
              <w:fldChar w:fldCharType="end"/>
            </w:r>
          </w:hyperlink>
        </w:p>
        <w:p w14:paraId="59BBF25A" w14:textId="77777777" w:rsidR="000E745B" w:rsidRDefault="00E309C6">
          <w:pPr>
            <w:pStyle w:val="TOC3"/>
            <w:tabs>
              <w:tab w:val="right" w:leader="dot" w:pos="9017"/>
            </w:tabs>
            <w:rPr>
              <w:rFonts w:asciiTheme="minorHAnsi" w:eastAsiaTheme="minorEastAsia" w:hAnsiTheme="minorHAnsi"/>
              <w:noProof/>
              <w:sz w:val="22"/>
            </w:rPr>
          </w:pPr>
          <w:hyperlink w:anchor="_Toc495177885" w:history="1">
            <w:r w:rsidR="000E745B" w:rsidRPr="00FC05EB">
              <w:rPr>
                <w:rStyle w:val="Hyperlink"/>
                <w:rFonts w:cs="Times New Roman"/>
                <w:noProof/>
              </w:rPr>
              <w:t>5.2.15. Giao diện thêm hóa đơn nhập hàng</w:t>
            </w:r>
            <w:r w:rsidR="000E745B">
              <w:rPr>
                <w:noProof/>
                <w:webHidden/>
              </w:rPr>
              <w:tab/>
            </w:r>
            <w:r w:rsidR="000E745B">
              <w:rPr>
                <w:noProof/>
                <w:webHidden/>
              </w:rPr>
              <w:fldChar w:fldCharType="begin"/>
            </w:r>
            <w:r w:rsidR="000E745B">
              <w:rPr>
                <w:noProof/>
                <w:webHidden/>
              </w:rPr>
              <w:instrText xml:space="preserve"> PAGEREF _Toc495177885 \h </w:instrText>
            </w:r>
            <w:r w:rsidR="000E745B">
              <w:rPr>
                <w:noProof/>
                <w:webHidden/>
              </w:rPr>
            </w:r>
            <w:r w:rsidR="000E745B">
              <w:rPr>
                <w:noProof/>
                <w:webHidden/>
              </w:rPr>
              <w:fldChar w:fldCharType="separate"/>
            </w:r>
            <w:r w:rsidR="000E745B">
              <w:rPr>
                <w:noProof/>
                <w:webHidden/>
              </w:rPr>
              <w:t>92</w:t>
            </w:r>
            <w:r w:rsidR="000E745B">
              <w:rPr>
                <w:noProof/>
                <w:webHidden/>
              </w:rPr>
              <w:fldChar w:fldCharType="end"/>
            </w:r>
          </w:hyperlink>
        </w:p>
        <w:p w14:paraId="1A4D51D8" w14:textId="77777777" w:rsidR="000E745B" w:rsidRDefault="00E309C6">
          <w:pPr>
            <w:pStyle w:val="TOC3"/>
            <w:tabs>
              <w:tab w:val="right" w:leader="dot" w:pos="9017"/>
            </w:tabs>
            <w:rPr>
              <w:rFonts w:asciiTheme="minorHAnsi" w:eastAsiaTheme="minorEastAsia" w:hAnsiTheme="minorHAnsi"/>
              <w:noProof/>
              <w:sz w:val="22"/>
            </w:rPr>
          </w:pPr>
          <w:hyperlink w:anchor="_Toc495177886" w:history="1">
            <w:r w:rsidR="000E745B" w:rsidRPr="00FC05EB">
              <w:rPr>
                <w:rStyle w:val="Hyperlink"/>
                <w:rFonts w:cs="Times New Roman"/>
                <w:noProof/>
              </w:rPr>
              <w:t>5.2.16. Giao diện chi tiết hóa đơn nhập hàng</w:t>
            </w:r>
            <w:r w:rsidR="000E745B">
              <w:rPr>
                <w:noProof/>
                <w:webHidden/>
              </w:rPr>
              <w:tab/>
            </w:r>
            <w:r w:rsidR="000E745B">
              <w:rPr>
                <w:noProof/>
                <w:webHidden/>
              </w:rPr>
              <w:fldChar w:fldCharType="begin"/>
            </w:r>
            <w:r w:rsidR="000E745B">
              <w:rPr>
                <w:noProof/>
                <w:webHidden/>
              </w:rPr>
              <w:instrText xml:space="preserve"> PAGEREF _Toc495177886 \h </w:instrText>
            </w:r>
            <w:r w:rsidR="000E745B">
              <w:rPr>
                <w:noProof/>
                <w:webHidden/>
              </w:rPr>
            </w:r>
            <w:r w:rsidR="000E745B">
              <w:rPr>
                <w:noProof/>
                <w:webHidden/>
              </w:rPr>
              <w:fldChar w:fldCharType="separate"/>
            </w:r>
            <w:r w:rsidR="000E745B">
              <w:rPr>
                <w:noProof/>
                <w:webHidden/>
              </w:rPr>
              <w:t>94</w:t>
            </w:r>
            <w:r w:rsidR="000E745B">
              <w:rPr>
                <w:noProof/>
                <w:webHidden/>
              </w:rPr>
              <w:fldChar w:fldCharType="end"/>
            </w:r>
          </w:hyperlink>
        </w:p>
        <w:p w14:paraId="23499B92" w14:textId="77777777" w:rsidR="000E745B" w:rsidRDefault="00E309C6">
          <w:pPr>
            <w:pStyle w:val="TOC3"/>
            <w:tabs>
              <w:tab w:val="right" w:leader="dot" w:pos="9017"/>
            </w:tabs>
            <w:rPr>
              <w:rFonts w:asciiTheme="minorHAnsi" w:eastAsiaTheme="minorEastAsia" w:hAnsiTheme="minorHAnsi"/>
              <w:noProof/>
              <w:sz w:val="22"/>
            </w:rPr>
          </w:pPr>
          <w:hyperlink w:anchor="_Toc495177887" w:history="1">
            <w:r w:rsidR="000E745B" w:rsidRPr="00FC05EB">
              <w:rPr>
                <w:rStyle w:val="Hyperlink"/>
                <w:rFonts w:cs="Times New Roman"/>
                <w:noProof/>
              </w:rPr>
              <w:t>5.2.17. Giao diện quản lý nhân viên</w:t>
            </w:r>
            <w:r w:rsidR="000E745B">
              <w:rPr>
                <w:noProof/>
                <w:webHidden/>
              </w:rPr>
              <w:tab/>
            </w:r>
            <w:r w:rsidR="000E745B">
              <w:rPr>
                <w:noProof/>
                <w:webHidden/>
              </w:rPr>
              <w:fldChar w:fldCharType="begin"/>
            </w:r>
            <w:r w:rsidR="000E745B">
              <w:rPr>
                <w:noProof/>
                <w:webHidden/>
              </w:rPr>
              <w:instrText xml:space="preserve"> PAGEREF _Toc495177887 \h </w:instrText>
            </w:r>
            <w:r w:rsidR="000E745B">
              <w:rPr>
                <w:noProof/>
                <w:webHidden/>
              </w:rPr>
            </w:r>
            <w:r w:rsidR="000E745B">
              <w:rPr>
                <w:noProof/>
                <w:webHidden/>
              </w:rPr>
              <w:fldChar w:fldCharType="separate"/>
            </w:r>
            <w:r w:rsidR="000E745B">
              <w:rPr>
                <w:noProof/>
                <w:webHidden/>
              </w:rPr>
              <w:t>94</w:t>
            </w:r>
            <w:r w:rsidR="000E745B">
              <w:rPr>
                <w:noProof/>
                <w:webHidden/>
              </w:rPr>
              <w:fldChar w:fldCharType="end"/>
            </w:r>
          </w:hyperlink>
        </w:p>
        <w:p w14:paraId="59E1EA2F" w14:textId="77777777" w:rsidR="000E745B" w:rsidRDefault="00E309C6">
          <w:pPr>
            <w:pStyle w:val="TOC3"/>
            <w:tabs>
              <w:tab w:val="right" w:leader="dot" w:pos="9017"/>
            </w:tabs>
            <w:rPr>
              <w:rFonts w:asciiTheme="minorHAnsi" w:eastAsiaTheme="minorEastAsia" w:hAnsiTheme="minorHAnsi"/>
              <w:noProof/>
              <w:sz w:val="22"/>
            </w:rPr>
          </w:pPr>
          <w:hyperlink w:anchor="_Toc495177888" w:history="1">
            <w:r w:rsidR="000E745B" w:rsidRPr="00FC05EB">
              <w:rPr>
                <w:rStyle w:val="Hyperlink"/>
                <w:rFonts w:cs="Times New Roman"/>
                <w:noProof/>
              </w:rPr>
              <w:t>5.2.18. Giao diện thêm nhân viên</w:t>
            </w:r>
            <w:r w:rsidR="000E745B">
              <w:rPr>
                <w:noProof/>
                <w:webHidden/>
              </w:rPr>
              <w:tab/>
            </w:r>
            <w:r w:rsidR="000E745B">
              <w:rPr>
                <w:noProof/>
                <w:webHidden/>
              </w:rPr>
              <w:fldChar w:fldCharType="begin"/>
            </w:r>
            <w:r w:rsidR="000E745B">
              <w:rPr>
                <w:noProof/>
                <w:webHidden/>
              </w:rPr>
              <w:instrText xml:space="preserve"> PAGEREF _Toc495177888 \h </w:instrText>
            </w:r>
            <w:r w:rsidR="000E745B">
              <w:rPr>
                <w:noProof/>
                <w:webHidden/>
              </w:rPr>
            </w:r>
            <w:r w:rsidR="000E745B">
              <w:rPr>
                <w:noProof/>
                <w:webHidden/>
              </w:rPr>
              <w:fldChar w:fldCharType="separate"/>
            </w:r>
            <w:r w:rsidR="000E745B">
              <w:rPr>
                <w:noProof/>
                <w:webHidden/>
              </w:rPr>
              <w:t>95</w:t>
            </w:r>
            <w:r w:rsidR="000E745B">
              <w:rPr>
                <w:noProof/>
                <w:webHidden/>
              </w:rPr>
              <w:fldChar w:fldCharType="end"/>
            </w:r>
          </w:hyperlink>
        </w:p>
        <w:p w14:paraId="4AE1E51D" w14:textId="77777777" w:rsidR="000E745B" w:rsidRDefault="00E309C6">
          <w:pPr>
            <w:pStyle w:val="TOC3"/>
            <w:tabs>
              <w:tab w:val="right" w:leader="dot" w:pos="9017"/>
            </w:tabs>
            <w:rPr>
              <w:rFonts w:asciiTheme="minorHAnsi" w:eastAsiaTheme="minorEastAsia" w:hAnsiTheme="minorHAnsi"/>
              <w:noProof/>
              <w:sz w:val="22"/>
            </w:rPr>
          </w:pPr>
          <w:hyperlink w:anchor="_Toc495177889" w:history="1">
            <w:r w:rsidR="000E745B" w:rsidRPr="00FC05EB">
              <w:rPr>
                <w:rStyle w:val="Hyperlink"/>
                <w:rFonts w:cs="Times New Roman"/>
                <w:noProof/>
              </w:rPr>
              <w:t>5.2.19. Giao diện sửa nhân viên</w:t>
            </w:r>
            <w:r w:rsidR="000E745B">
              <w:rPr>
                <w:noProof/>
                <w:webHidden/>
              </w:rPr>
              <w:tab/>
            </w:r>
            <w:r w:rsidR="000E745B">
              <w:rPr>
                <w:noProof/>
                <w:webHidden/>
              </w:rPr>
              <w:fldChar w:fldCharType="begin"/>
            </w:r>
            <w:r w:rsidR="000E745B">
              <w:rPr>
                <w:noProof/>
                <w:webHidden/>
              </w:rPr>
              <w:instrText xml:space="preserve"> PAGEREF _Toc495177889 \h </w:instrText>
            </w:r>
            <w:r w:rsidR="000E745B">
              <w:rPr>
                <w:noProof/>
                <w:webHidden/>
              </w:rPr>
            </w:r>
            <w:r w:rsidR="000E745B">
              <w:rPr>
                <w:noProof/>
                <w:webHidden/>
              </w:rPr>
              <w:fldChar w:fldCharType="separate"/>
            </w:r>
            <w:r w:rsidR="000E745B">
              <w:rPr>
                <w:noProof/>
                <w:webHidden/>
              </w:rPr>
              <w:t>96</w:t>
            </w:r>
            <w:r w:rsidR="000E745B">
              <w:rPr>
                <w:noProof/>
                <w:webHidden/>
              </w:rPr>
              <w:fldChar w:fldCharType="end"/>
            </w:r>
          </w:hyperlink>
        </w:p>
        <w:p w14:paraId="571F73C8" w14:textId="77777777" w:rsidR="000E745B" w:rsidRDefault="00E309C6">
          <w:pPr>
            <w:pStyle w:val="TOC1"/>
            <w:tabs>
              <w:tab w:val="right" w:leader="dot" w:pos="9017"/>
            </w:tabs>
            <w:rPr>
              <w:rFonts w:asciiTheme="minorHAnsi" w:eastAsiaTheme="minorEastAsia" w:hAnsiTheme="minorHAnsi"/>
              <w:noProof/>
              <w:sz w:val="22"/>
            </w:rPr>
          </w:pPr>
          <w:hyperlink w:anchor="_Toc495177890" w:history="1">
            <w:r w:rsidR="000E745B" w:rsidRPr="00FC05EB">
              <w:rPr>
                <w:rStyle w:val="Hyperlink"/>
                <w:rFonts w:cs="Times New Roman"/>
                <w:noProof/>
              </w:rPr>
              <w:t>KẾT LUẬN</w:t>
            </w:r>
            <w:r w:rsidR="000E745B">
              <w:rPr>
                <w:noProof/>
                <w:webHidden/>
              </w:rPr>
              <w:tab/>
            </w:r>
            <w:r w:rsidR="000E745B">
              <w:rPr>
                <w:noProof/>
                <w:webHidden/>
              </w:rPr>
              <w:fldChar w:fldCharType="begin"/>
            </w:r>
            <w:r w:rsidR="000E745B">
              <w:rPr>
                <w:noProof/>
                <w:webHidden/>
              </w:rPr>
              <w:instrText xml:space="preserve"> PAGEREF _Toc495177890 \h </w:instrText>
            </w:r>
            <w:r w:rsidR="000E745B">
              <w:rPr>
                <w:noProof/>
                <w:webHidden/>
              </w:rPr>
            </w:r>
            <w:r w:rsidR="000E745B">
              <w:rPr>
                <w:noProof/>
                <w:webHidden/>
              </w:rPr>
              <w:fldChar w:fldCharType="separate"/>
            </w:r>
            <w:r w:rsidR="000E745B">
              <w:rPr>
                <w:noProof/>
                <w:webHidden/>
              </w:rPr>
              <w:t>98</w:t>
            </w:r>
            <w:r w:rsidR="000E745B">
              <w:rPr>
                <w:noProof/>
                <w:webHidden/>
              </w:rPr>
              <w:fldChar w:fldCharType="end"/>
            </w:r>
          </w:hyperlink>
        </w:p>
        <w:p w14:paraId="6CA9AF39" w14:textId="77777777" w:rsidR="000E745B" w:rsidRDefault="00E309C6">
          <w:pPr>
            <w:pStyle w:val="TOC1"/>
            <w:tabs>
              <w:tab w:val="right" w:leader="dot" w:pos="9017"/>
            </w:tabs>
            <w:rPr>
              <w:rFonts w:asciiTheme="minorHAnsi" w:eastAsiaTheme="minorEastAsia" w:hAnsiTheme="minorHAnsi"/>
              <w:noProof/>
              <w:sz w:val="22"/>
            </w:rPr>
          </w:pPr>
          <w:hyperlink w:anchor="_Toc495177891" w:history="1">
            <w:r w:rsidR="000E745B" w:rsidRPr="00FC05EB">
              <w:rPr>
                <w:rStyle w:val="Hyperlink"/>
                <w:rFonts w:cs="Times New Roman"/>
                <w:noProof/>
              </w:rPr>
              <w:t>TÀI LIỆU THAM KHẢO</w:t>
            </w:r>
            <w:r w:rsidR="000E745B">
              <w:rPr>
                <w:noProof/>
                <w:webHidden/>
              </w:rPr>
              <w:tab/>
            </w:r>
            <w:r w:rsidR="000E745B">
              <w:rPr>
                <w:noProof/>
                <w:webHidden/>
              </w:rPr>
              <w:fldChar w:fldCharType="begin"/>
            </w:r>
            <w:r w:rsidR="000E745B">
              <w:rPr>
                <w:noProof/>
                <w:webHidden/>
              </w:rPr>
              <w:instrText xml:space="preserve"> PAGEREF _Toc495177891 \h </w:instrText>
            </w:r>
            <w:r w:rsidR="000E745B">
              <w:rPr>
                <w:noProof/>
                <w:webHidden/>
              </w:rPr>
            </w:r>
            <w:r w:rsidR="000E745B">
              <w:rPr>
                <w:noProof/>
                <w:webHidden/>
              </w:rPr>
              <w:fldChar w:fldCharType="separate"/>
            </w:r>
            <w:r w:rsidR="000E745B">
              <w:rPr>
                <w:noProof/>
                <w:webHidden/>
              </w:rPr>
              <w:t>100</w:t>
            </w:r>
            <w:r w:rsidR="000E745B">
              <w:rPr>
                <w:noProof/>
                <w:webHidden/>
              </w:rPr>
              <w:fldChar w:fldCharType="end"/>
            </w:r>
          </w:hyperlink>
        </w:p>
        <w:p w14:paraId="44B4094E" w14:textId="77777777" w:rsidR="008A5BAC" w:rsidRPr="00DE2C3C" w:rsidRDefault="003E7BFC" w:rsidP="00C5751A">
          <w:pPr>
            <w:spacing w:line="360" w:lineRule="auto"/>
            <w:rPr>
              <w:rFonts w:cs="Times New Roman"/>
              <w:sz w:val="28"/>
              <w:szCs w:val="28"/>
            </w:rPr>
          </w:pPr>
          <w:r w:rsidRPr="00DE2C3C">
            <w:rPr>
              <w:rFonts w:cs="Times New Roman"/>
              <w:b/>
              <w:bCs/>
              <w:noProof/>
              <w:sz w:val="28"/>
              <w:szCs w:val="28"/>
            </w:rPr>
            <w:fldChar w:fldCharType="end"/>
          </w:r>
        </w:p>
      </w:sdtContent>
    </w:sdt>
    <w:p w14:paraId="49D5C8E1" w14:textId="77777777" w:rsidR="00ED3AC2" w:rsidRDefault="00ED3AC2" w:rsidP="00C5751A">
      <w:pPr>
        <w:spacing w:line="360" w:lineRule="auto"/>
      </w:pPr>
    </w:p>
    <w:p w14:paraId="29884DE2" w14:textId="77777777" w:rsidR="00ED3AC2" w:rsidRDefault="00ED3AC2" w:rsidP="00C5751A">
      <w:pPr>
        <w:spacing w:line="360" w:lineRule="auto"/>
      </w:pPr>
    </w:p>
    <w:p w14:paraId="6D20B163" w14:textId="77777777" w:rsidR="00ED3AC2" w:rsidRDefault="00ED3AC2" w:rsidP="00C5751A">
      <w:pPr>
        <w:spacing w:line="360" w:lineRule="auto"/>
      </w:pPr>
    </w:p>
    <w:p w14:paraId="1A421E73" w14:textId="77777777" w:rsidR="00ED3AC2" w:rsidRDefault="00ED3AC2" w:rsidP="00C5751A">
      <w:pPr>
        <w:spacing w:line="360" w:lineRule="auto"/>
      </w:pPr>
    </w:p>
    <w:p w14:paraId="7596E270" w14:textId="77777777" w:rsidR="00ED3AC2" w:rsidRDefault="00ED3AC2" w:rsidP="00C5751A">
      <w:pPr>
        <w:spacing w:line="360" w:lineRule="auto"/>
      </w:pPr>
    </w:p>
    <w:p w14:paraId="3879D986" w14:textId="77777777" w:rsidR="00ED3AC2" w:rsidRDefault="00ED3AC2" w:rsidP="00C5751A">
      <w:pPr>
        <w:spacing w:line="360" w:lineRule="auto"/>
      </w:pPr>
    </w:p>
    <w:p w14:paraId="359AC6D1" w14:textId="77777777" w:rsidR="00ED3AC2" w:rsidRDefault="00ED3AC2" w:rsidP="00C5751A">
      <w:pPr>
        <w:spacing w:line="360" w:lineRule="auto"/>
      </w:pPr>
    </w:p>
    <w:p w14:paraId="0DCA114D" w14:textId="77777777" w:rsidR="00ED3AC2" w:rsidRDefault="00ED3AC2" w:rsidP="00C5751A">
      <w:pPr>
        <w:spacing w:line="360" w:lineRule="auto"/>
      </w:pPr>
    </w:p>
    <w:p w14:paraId="1C06747E" w14:textId="77777777" w:rsidR="00ED3AC2" w:rsidRDefault="00ED3AC2" w:rsidP="00C5751A">
      <w:pPr>
        <w:spacing w:line="360" w:lineRule="auto"/>
      </w:pPr>
    </w:p>
    <w:p w14:paraId="3EAFBE1F" w14:textId="77777777" w:rsidR="00ED3AC2" w:rsidRDefault="00ED3AC2" w:rsidP="00C5751A">
      <w:pPr>
        <w:spacing w:line="360" w:lineRule="auto"/>
      </w:pPr>
    </w:p>
    <w:p w14:paraId="771D7583" w14:textId="77777777" w:rsidR="00ED3AC2" w:rsidRDefault="00ED3AC2" w:rsidP="00C5751A">
      <w:pPr>
        <w:spacing w:line="360" w:lineRule="auto"/>
      </w:pPr>
    </w:p>
    <w:p w14:paraId="40322304" w14:textId="77777777" w:rsidR="00ED3AC2" w:rsidRDefault="00ED3AC2" w:rsidP="00C5751A">
      <w:pPr>
        <w:spacing w:line="360" w:lineRule="auto"/>
      </w:pPr>
    </w:p>
    <w:p w14:paraId="5E76372E" w14:textId="77777777" w:rsidR="00ED3AC2" w:rsidRDefault="00ED3AC2" w:rsidP="00C5751A">
      <w:pPr>
        <w:spacing w:line="360" w:lineRule="auto"/>
      </w:pPr>
    </w:p>
    <w:p w14:paraId="782FBAAC" w14:textId="77777777" w:rsidR="00ED3AC2" w:rsidRDefault="00ED3AC2" w:rsidP="00C5751A">
      <w:pPr>
        <w:spacing w:line="360" w:lineRule="auto"/>
      </w:pPr>
    </w:p>
    <w:p w14:paraId="5A1945F4" w14:textId="77777777" w:rsidR="00ED3AC2" w:rsidRDefault="00ED3AC2" w:rsidP="00C5751A">
      <w:pPr>
        <w:spacing w:line="360" w:lineRule="auto"/>
      </w:pPr>
    </w:p>
    <w:p w14:paraId="169D8A05" w14:textId="77777777" w:rsidR="00ED3AC2" w:rsidRDefault="00ED3AC2" w:rsidP="00C5751A">
      <w:pPr>
        <w:spacing w:line="360" w:lineRule="auto"/>
      </w:pPr>
    </w:p>
    <w:p w14:paraId="34C49644" w14:textId="77777777" w:rsidR="00ED3AC2" w:rsidRDefault="00ED3AC2" w:rsidP="00C5751A">
      <w:pPr>
        <w:spacing w:line="360" w:lineRule="auto"/>
      </w:pPr>
    </w:p>
    <w:p w14:paraId="74C58E3C" w14:textId="77777777" w:rsidR="00ED3AC2" w:rsidRDefault="00ED3AC2" w:rsidP="00C5751A">
      <w:pPr>
        <w:spacing w:line="360" w:lineRule="auto"/>
      </w:pPr>
    </w:p>
    <w:p w14:paraId="59EE8457" w14:textId="77777777" w:rsidR="00ED3AC2" w:rsidRPr="00ED3AC2" w:rsidRDefault="00ED3AC2" w:rsidP="00C5751A">
      <w:pPr>
        <w:spacing w:line="360" w:lineRule="auto"/>
      </w:pPr>
    </w:p>
    <w:p w14:paraId="2E57D0DA" w14:textId="77777777" w:rsidR="00DB3E9F" w:rsidRPr="00DE2C3C" w:rsidRDefault="00466331" w:rsidP="00C5751A">
      <w:pPr>
        <w:pStyle w:val="Heading1"/>
        <w:spacing w:line="360" w:lineRule="auto"/>
        <w:rPr>
          <w:rFonts w:ascii="Times New Roman" w:hAnsi="Times New Roman" w:cs="Times New Roman"/>
          <w:sz w:val="28"/>
          <w:szCs w:val="28"/>
        </w:rPr>
      </w:pPr>
      <w:bookmarkStart w:id="1" w:name="_Toc495177820"/>
      <w:r w:rsidRPr="00DE2C3C">
        <w:rPr>
          <w:rFonts w:ascii="Times New Roman" w:hAnsi="Times New Roman" w:cs="Times New Roman"/>
          <w:sz w:val="28"/>
          <w:szCs w:val="28"/>
        </w:rPr>
        <w:lastRenderedPageBreak/>
        <w:t>LỜI MỞ ĐẦU</w:t>
      </w:r>
      <w:bookmarkEnd w:id="1"/>
    </w:p>
    <w:p w14:paraId="79F40D77" w14:textId="77777777" w:rsidR="008024B4" w:rsidRPr="00DE2C3C" w:rsidRDefault="008024B4" w:rsidP="00C5751A">
      <w:pPr>
        <w:spacing w:line="360" w:lineRule="auto"/>
        <w:rPr>
          <w:rFonts w:cs="Times New Roman"/>
          <w:sz w:val="28"/>
          <w:szCs w:val="28"/>
        </w:rPr>
      </w:pPr>
    </w:p>
    <w:p w14:paraId="22B57901" w14:textId="77777777" w:rsidR="0070091B" w:rsidRPr="00DE2C3C" w:rsidRDefault="0070091B" w:rsidP="00C5751A">
      <w:pPr>
        <w:spacing w:line="360" w:lineRule="auto"/>
        <w:ind w:firstLine="720"/>
        <w:rPr>
          <w:rFonts w:cs="Times New Roman"/>
          <w:sz w:val="28"/>
          <w:szCs w:val="28"/>
        </w:rPr>
      </w:pPr>
      <w:r w:rsidRPr="00DE2C3C">
        <w:rPr>
          <w:rFonts w:cs="Times New Roman"/>
          <w:sz w:val="28"/>
          <w:szCs w:val="28"/>
        </w:rPr>
        <w:t>Ngày nay Công nghệ thông tin đã trở thành một phần tất yếu của cuộc sống con người, có người đã nói rằng nước Mỹ giàu mạnh một phần là nhờ vào Công nghệ thông tin. Nếu lúc trước nói Công nghệ thông tin là một điều gì đó mơ hồ, trừu tượng thì giờ đây nó đã trở thành một phần không thể thiếu trong tất cả các lĩnh vực từ y học, kinh doanh đến cả giáo dục.</w:t>
      </w:r>
    </w:p>
    <w:p w14:paraId="26EFEF0F" w14:textId="77777777" w:rsidR="0070091B" w:rsidRPr="00DE2C3C" w:rsidRDefault="0070091B" w:rsidP="00C5751A">
      <w:pPr>
        <w:spacing w:line="360" w:lineRule="auto"/>
        <w:ind w:firstLine="720"/>
        <w:rPr>
          <w:rFonts w:cs="Times New Roman"/>
          <w:sz w:val="28"/>
          <w:szCs w:val="28"/>
        </w:rPr>
      </w:pPr>
      <w:r w:rsidRPr="00DE2C3C">
        <w:rPr>
          <w:rFonts w:cs="Times New Roman"/>
          <w:sz w:val="28"/>
          <w:szCs w:val="28"/>
        </w:rPr>
        <w:t xml:space="preserve">Đất nước ta đang ngày một phát triển, đang cố gắng hòa nhập và rút ngắn khoảng cách với thế giới, </w:t>
      </w:r>
      <w:commentRangeStart w:id="2"/>
      <w:r w:rsidRPr="00DE2C3C">
        <w:rPr>
          <w:rFonts w:cs="Times New Roman"/>
          <w:sz w:val="28"/>
          <w:szCs w:val="28"/>
        </w:rPr>
        <w:t xml:space="preserve">việc nước ta trở thành thành viên của WTO </w:t>
      </w:r>
      <w:commentRangeEnd w:id="2"/>
      <w:r w:rsidR="003876FD">
        <w:rPr>
          <w:rStyle w:val="CommentReference"/>
        </w:rPr>
        <w:commentReference w:id="2"/>
      </w:r>
      <w:r w:rsidRPr="00DE2C3C">
        <w:rPr>
          <w:rFonts w:cs="Times New Roman"/>
          <w:sz w:val="28"/>
          <w:szCs w:val="28"/>
        </w:rPr>
        <w:t>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ngoài…thì bắt buộc phải đầu tư cho Công nghệ thông tin mà ở đây chính xác là các phần mềm tin học dùng cho công ty, bệnh viện và cả các shop bán hàng. Việc áp dụng các phần mềm tin học vào các lĩnh vực giúp nâng cao tính hiệu quả và chính xác của công việc, ngoài ra còn tiết kiệm thời gian và giảm bớt mệt nhọc cho con người, khiến hệ thống công việc hoạt động nhịp nhàng hơn.</w:t>
      </w:r>
    </w:p>
    <w:p w14:paraId="5DB2E82A" w14:textId="77777777" w:rsidR="00C859FE" w:rsidRPr="00DE2C3C" w:rsidRDefault="0070091B" w:rsidP="00C5751A">
      <w:pPr>
        <w:spacing w:line="360" w:lineRule="auto"/>
        <w:ind w:firstLine="720"/>
        <w:rPr>
          <w:rFonts w:cs="Times New Roman"/>
          <w:sz w:val="28"/>
          <w:szCs w:val="28"/>
        </w:rPr>
      </w:pPr>
      <w:r w:rsidRPr="00DE2C3C">
        <w:rPr>
          <w:rFonts w:cs="Times New Roman"/>
          <w:sz w:val="28"/>
          <w:szCs w:val="28"/>
        </w:rPr>
        <w:t>Nhu cầu thực tế của xã hội đòi hỏi con người luôn phải năng động và sáng tạo để tạo ra ngày càng nhiều sản phẩm cho xã hội. Các shop bán cây cũng vậy, khi môi trường đã trở nên ô nhiễm hơn, con người lại càng đề cao vai trò của cây xanh. Cây xanh không những mang lại không gian thoáng mát mà còn tốt cho sức khỏe nhất là những ai làm trong môi trường công sở. Chính vì vậy nhu cầu mua cây văn phòng càng lớn, đòi hỏi các shop bán cây phả</w:t>
      </w:r>
      <w:r w:rsidR="00495C12" w:rsidRPr="00DE2C3C">
        <w:rPr>
          <w:rFonts w:cs="Times New Roman"/>
          <w:sz w:val="28"/>
          <w:szCs w:val="28"/>
        </w:rPr>
        <w:t xml:space="preserve">i tăng về chất lượng cây, sự đa dạng, số lượng cây và quan trọng không kém đó là quản lý hoạt động của shop, kèm theo thủ tục mua bán thuận lợi, nhanh chóng cho khách hàng. Đó là những nội dung cơ bản đề cập đến trong đề tài này. Hôm nay </w:t>
      </w:r>
      <w:r w:rsidR="00495C12" w:rsidRPr="00DE2C3C">
        <w:rPr>
          <w:rFonts w:cs="Times New Roman"/>
          <w:sz w:val="28"/>
          <w:szCs w:val="28"/>
        </w:rPr>
        <w:lastRenderedPageBreak/>
        <w:t>em chọn đề tài là “PHẦN MỀM QUẢN LÝ CHO SHOP BÁN CÂY VĂN PHÒNG”.</w:t>
      </w:r>
    </w:p>
    <w:p w14:paraId="33818BAB" w14:textId="15C322FC" w:rsidR="00C859FE" w:rsidRPr="00DE2C3C" w:rsidRDefault="00C859FE" w:rsidP="00C5751A">
      <w:pPr>
        <w:spacing w:line="360" w:lineRule="auto"/>
        <w:ind w:firstLine="720"/>
        <w:rPr>
          <w:rFonts w:cs="Times New Roman"/>
          <w:sz w:val="28"/>
          <w:szCs w:val="28"/>
        </w:rPr>
      </w:pPr>
      <w:r w:rsidRPr="00DE2C3C">
        <w:rPr>
          <w:rFonts w:cs="Times New Roman"/>
          <w:sz w:val="28"/>
          <w:szCs w:val="28"/>
        </w:rPr>
        <w:t xml:space="preserve">Đề tài PHẦN MỀM QUẢN LÝ CHO SHOP BÁN CÂY VĂN PHÒNG là một đề tài không phải mới hay độc đáo. Trên thị trường cũng có một vài phần mềm của các Công ty phần mềm có chức năng tương tự. </w:t>
      </w:r>
      <w:del w:id="3" w:author="HungNV" w:date="2017-10-08T15:00:00Z">
        <w:r w:rsidRPr="00DE2C3C" w:rsidDel="003876FD">
          <w:rPr>
            <w:rFonts w:cs="Times New Roman"/>
            <w:sz w:val="28"/>
            <w:szCs w:val="28"/>
          </w:rPr>
          <w:delText xml:space="preserve">Vừa </w:delText>
        </w:r>
      </w:del>
      <w:ins w:id="4" w:author="HungNV" w:date="2017-10-08T15:00:00Z">
        <w:r w:rsidR="003876FD">
          <w:rPr>
            <w:rFonts w:cs="Times New Roman"/>
            <w:sz w:val="28"/>
            <w:szCs w:val="28"/>
          </w:rPr>
          <w:t>Tuy nhiên, một</w:t>
        </w:r>
        <w:r w:rsidR="003876FD" w:rsidRPr="00DE2C3C">
          <w:rPr>
            <w:rFonts w:cs="Times New Roman"/>
            <w:sz w:val="28"/>
            <w:szCs w:val="28"/>
          </w:rPr>
          <w:t xml:space="preserve"> </w:t>
        </w:r>
      </w:ins>
      <w:r w:rsidRPr="00DE2C3C">
        <w:rPr>
          <w:rFonts w:cs="Times New Roman"/>
          <w:sz w:val="28"/>
          <w:szCs w:val="28"/>
        </w:rPr>
        <w:t xml:space="preserve">phần vì các phần mềm ấy còn chưa thực sự hỗ trợ đầy đủ cho hoạt động của một </w:t>
      </w:r>
      <w:del w:id="5" w:author="HungNV" w:date="2017-10-08T15:00:00Z">
        <w:r w:rsidRPr="00DE2C3C" w:rsidDel="00E226BB">
          <w:rPr>
            <w:rFonts w:cs="Times New Roman"/>
            <w:sz w:val="28"/>
            <w:szCs w:val="28"/>
          </w:rPr>
          <w:delText xml:space="preserve">shop </w:delText>
        </w:r>
      </w:del>
      <w:ins w:id="6" w:author="HungNV" w:date="2017-10-08T15:00:00Z">
        <w:r w:rsidR="00E226BB">
          <w:rPr>
            <w:rFonts w:cs="Times New Roman"/>
            <w:sz w:val="28"/>
            <w:szCs w:val="28"/>
          </w:rPr>
          <w:t>cửa hàng bán</w:t>
        </w:r>
        <w:r w:rsidR="00E226BB" w:rsidRPr="00DE2C3C">
          <w:rPr>
            <w:rFonts w:cs="Times New Roman"/>
            <w:sz w:val="28"/>
            <w:szCs w:val="28"/>
          </w:rPr>
          <w:t xml:space="preserve"> </w:t>
        </w:r>
      </w:ins>
      <w:r w:rsidRPr="00DE2C3C">
        <w:rPr>
          <w:rFonts w:cs="Times New Roman"/>
          <w:sz w:val="28"/>
          <w:szCs w:val="28"/>
        </w:rPr>
        <w:t>cây</w:t>
      </w:r>
      <w:ins w:id="7" w:author="HungNV" w:date="2017-10-08T15:00:00Z">
        <w:r w:rsidR="00E226BB">
          <w:rPr>
            <w:rFonts w:cs="Times New Roman"/>
            <w:sz w:val="28"/>
            <w:szCs w:val="28"/>
          </w:rPr>
          <w:t xml:space="preserve"> cảnh</w:t>
        </w:r>
      </w:ins>
      <w:r w:rsidRPr="00DE2C3C">
        <w:rPr>
          <w:rFonts w:cs="Times New Roman"/>
          <w:sz w:val="28"/>
          <w:szCs w:val="28"/>
        </w:rPr>
        <w:t xml:space="preserve">, </w:t>
      </w:r>
      <w:del w:id="8" w:author="HungNV" w:date="2017-10-08T15:00:00Z">
        <w:r w:rsidRPr="00DE2C3C" w:rsidDel="00E226BB">
          <w:rPr>
            <w:rFonts w:cs="Times New Roman"/>
            <w:sz w:val="28"/>
            <w:szCs w:val="28"/>
          </w:rPr>
          <w:delText>cộng thêm việc</w:delText>
        </w:r>
      </w:del>
      <w:ins w:id="9" w:author="HungNV" w:date="2017-10-08T15:00:00Z">
        <w:r w:rsidR="00E226BB">
          <w:rPr>
            <w:rFonts w:cs="Times New Roman"/>
            <w:sz w:val="28"/>
            <w:szCs w:val="28"/>
          </w:rPr>
          <w:t>và cũng</w:t>
        </w:r>
      </w:ins>
      <w:r w:rsidRPr="00DE2C3C">
        <w:rPr>
          <w:rFonts w:cs="Times New Roman"/>
          <w:sz w:val="28"/>
          <w:szCs w:val="28"/>
        </w:rPr>
        <w:t xml:space="preserve"> muốn </w:t>
      </w:r>
      <w:del w:id="10" w:author="HungNV" w:date="2017-10-08T15:01:00Z">
        <w:r w:rsidRPr="00DE2C3C" w:rsidDel="00E226BB">
          <w:rPr>
            <w:rFonts w:cs="Times New Roman"/>
            <w:sz w:val="28"/>
            <w:szCs w:val="28"/>
          </w:rPr>
          <w:delText>đào sâu kiến thức</w:delText>
        </w:r>
      </w:del>
      <w:ins w:id="11" w:author="HungNV" w:date="2017-10-08T15:01:00Z">
        <w:r w:rsidR="00E226BB">
          <w:rPr>
            <w:rFonts w:cs="Times New Roman"/>
            <w:sz w:val="28"/>
            <w:szCs w:val="28"/>
          </w:rPr>
          <w:t xml:space="preserve">nâng cao kỹ năng xây dựng phần mềm </w:t>
        </w:r>
        <w:proofErr w:type="gramStart"/>
        <w:r w:rsidR="00E226BB">
          <w:rPr>
            <w:rFonts w:cs="Times New Roman"/>
            <w:sz w:val="28"/>
            <w:szCs w:val="28"/>
          </w:rPr>
          <w:t>theo</w:t>
        </w:r>
        <w:proofErr w:type="gramEnd"/>
        <w:r w:rsidR="00E226BB">
          <w:rPr>
            <w:rFonts w:cs="Times New Roman"/>
            <w:sz w:val="28"/>
            <w:szCs w:val="28"/>
          </w:rPr>
          <w:t xml:space="preserve"> quy trình ứng dụng trong thực tế</w:t>
        </w:r>
      </w:ins>
      <w:r w:rsidRPr="00DE2C3C">
        <w:rPr>
          <w:rFonts w:cs="Times New Roman"/>
          <w:sz w:val="28"/>
          <w:szCs w:val="28"/>
        </w:rPr>
        <w:t>, học hỏi thêm những điều mới nên em mạnh dạn chọn đề tài này. Ứng dụng phần mềm của em có thể chưa hoàn chỉnh và còn nhiều thiếu sót nhưng đó thực sự là những cố gắng của em trong bước đầu hòa nhập vào môi trường làm việc bên ngoài. Em xin cảm ơn các thầy cô giáo trong khoa</w:t>
      </w:r>
      <w:r w:rsidR="005B7071" w:rsidRPr="00DE2C3C">
        <w:rPr>
          <w:rFonts w:cs="Times New Roman"/>
          <w:sz w:val="28"/>
          <w:szCs w:val="28"/>
        </w:rPr>
        <w:t xml:space="preserve"> Công nghệ thông tin nói chung và bộ môn Công nghệ phần mềm nói riêng, đặc biệt là thầy Nguyễn Việt Hùng nói riêng đã giúp đỡ tận tình để em có thể hoàn thành xong đồ án tốt nghiệp.</w:t>
      </w:r>
    </w:p>
    <w:p w14:paraId="0BD7F4FE" w14:textId="77777777" w:rsidR="005B7071" w:rsidRPr="00DE2C3C" w:rsidRDefault="005B7071" w:rsidP="00C5751A">
      <w:pPr>
        <w:spacing w:line="360" w:lineRule="auto"/>
        <w:ind w:firstLine="720"/>
        <w:rPr>
          <w:rFonts w:cs="Times New Roman"/>
          <w:sz w:val="28"/>
          <w:szCs w:val="28"/>
        </w:rPr>
      </w:pPr>
      <w:r w:rsidRPr="00DE2C3C">
        <w:rPr>
          <w:rFonts w:cs="Times New Roman"/>
          <w:sz w:val="28"/>
          <w:szCs w:val="28"/>
        </w:rPr>
        <w:t xml:space="preserve">Em xin chân thành cảm </w:t>
      </w:r>
      <w:proofErr w:type="gramStart"/>
      <w:r w:rsidRPr="00DE2C3C">
        <w:rPr>
          <w:rFonts w:cs="Times New Roman"/>
          <w:sz w:val="28"/>
          <w:szCs w:val="28"/>
        </w:rPr>
        <w:t>ơn !</w:t>
      </w:r>
      <w:proofErr w:type="gramEnd"/>
    </w:p>
    <w:p w14:paraId="76DE6DE4" w14:textId="77777777" w:rsidR="005B7071" w:rsidRPr="00DE2C3C" w:rsidRDefault="005B7071" w:rsidP="00C5751A">
      <w:pPr>
        <w:spacing w:line="360" w:lineRule="auto"/>
        <w:rPr>
          <w:rFonts w:cs="Times New Roman"/>
          <w:sz w:val="28"/>
          <w:szCs w:val="28"/>
        </w:rPr>
      </w:pPr>
    </w:p>
    <w:p w14:paraId="4E2AB7D1" w14:textId="77777777" w:rsidR="005B7071" w:rsidRPr="00DE2C3C" w:rsidRDefault="008024B4" w:rsidP="00C5751A">
      <w:pPr>
        <w:spacing w:line="360" w:lineRule="auto"/>
        <w:ind w:left="5760"/>
        <w:rPr>
          <w:rFonts w:cs="Times New Roman"/>
          <w:sz w:val="28"/>
          <w:szCs w:val="28"/>
        </w:rPr>
      </w:pPr>
      <w:r w:rsidRPr="00DE2C3C">
        <w:rPr>
          <w:rFonts w:cs="Times New Roman"/>
          <w:sz w:val="28"/>
          <w:szCs w:val="28"/>
        </w:rPr>
        <w:t xml:space="preserve">      </w:t>
      </w:r>
      <w:r w:rsidR="005B7071" w:rsidRPr="00DE2C3C">
        <w:rPr>
          <w:rFonts w:cs="Times New Roman"/>
          <w:sz w:val="28"/>
          <w:szCs w:val="28"/>
        </w:rPr>
        <w:t>Người thực hiệ</w:t>
      </w:r>
      <w:r w:rsidR="007B47E2" w:rsidRPr="00DE2C3C">
        <w:rPr>
          <w:rFonts w:cs="Times New Roman"/>
          <w:sz w:val="28"/>
          <w:szCs w:val="28"/>
        </w:rPr>
        <w:t>n</w:t>
      </w:r>
    </w:p>
    <w:p w14:paraId="57DAADA8" w14:textId="77777777" w:rsidR="005B7071" w:rsidRPr="00DE2C3C" w:rsidRDefault="005B7071" w:rsidP="00C5751A">
      <w:pPr>
        <w:spacing w:line="360" w:lineRule="auto"/>
        <w:ind w:left="5760"/>
        <w:rPr>
          <w:rFonts w:cs="Times New Roman"/>
          <w:b/>
          <w:sz w:val="28"/>
          <w:szCs w:val="28"/>
        </w:rPr>
      </w:pPr>
      <w:r w:rsidRPr="00DE2C3C">
        <w:rPr>
          <w:rFonts w:cs="Times New Roman"/>
          <w:b/>
          <w:sz w:val="28"/>
          <w:szCs w:val="28"/>
        </w:rPr>
        <w:t>Vũ Hoàng Mai Tây Hà</w:t>
      </w:r>
    </w:p>
    <w:p w14:paraId="7B44F2F9" w14:textId="77777777" w:rsidR="00C859FE" w:rsidRPr="00DE2C3C" w:rsidRDefault="00C859FE" w:rsidP="00C5751A">
      <w:pPr>
        <w:spacing w:line="360" w:lineRule="auto"/>
        <w:ind w:left="420"/>
        <w:rPr>
          <w:rFonts w:cs="Times New Roman"/>
          <w:sz w:val="28"/>
          <w:szCs w:val="28"/>
        </w:rPr>
      </w:pPr>
    </w:p>
    <w:p w14:paraId="1F2A3EB5" w14:textId="77777777" w:rsidR="00DB3E9F" w:rsidRPr="00DE2C3C" w:rsidRDefault="00DB3E9F" w:rsidP="00C5751A">
      <w:pPr>
        <w:spacing w:line="360" w:lineRule="auto"/>
        <w:rPr>
          <w:rFonts w:cs="Times New Roman"/>
          <w:sz w:val="28"/>
          <w:szCs w:val="28"/>
        </w:rPr>
      </w:pPr>
    </w:p>
    <w:p w14:paraId="32B47029" w14:textId="77777777" w:rsidR="00510687" w:rsidRPr="00DE2C3C" w:rsidRDefault="00510687" w:rsidP="00C5751A">
      <w:pPr>
        <w:spacing w:line="360" w:lineRule="auto"/>
        <w:rPr>
          <w:rFonts w:cs="Times New Roman"/>
          <w:sz w:val="28"/>
          <w:szCs w:val="28"/>
        </w:rPr>
      </w:pPr>
    </w:p>
    <w:p w14:paraId="4F3F9688" w14:textId="77777777" w:rsidR="00510687" w:rsidRPr="00DE2C3C" w:rsidRDefault="00510687" w:rsidP="00C5751A">
      <w:pPr>
        <w:spacing w:line="360" w:lineRule="auto"/>
        <w:rPr>
          <w:rFonts w:cs="Times New Roman"/>
          <w:sz w:val="28"/>
          <w:szCs w:val="28"/>
        </w:rPr>
      </w:pPr>
    </w:p>
    <w:p w14:paraId="557EBDBD" w14:textId="77777777" w:rsidR="00510687" w:rsidRPr="00DE2C3C" w:rsidRDefault="00510687" w:rsidP="00C5751A">
      <w:pPr>
        <w:spacing w:line="360" w:lineRule="auto"/>
        <w:rPr>
          <w:rFonts w:cs="Times New Roman"/>
          <w:sz w:val="28"/>
          <w:szCs w:val="28"/>
        </w:rPr>
      </w:pPr>
    </w:p>
    <w:p w14:paraId="7A41EFCC" w14:textId="77777777" w:rsidR="00510687" w:rsidRPr="00DE2C3C" w:rsidRDefault="00510687" w:rsidP="00C5751A">
      <w:pPr>
        <w:spacing w:line="360" w:lineRule="auto"/>
        <w:rPr>
          <w:rFonts w:cs="Times New Roman"/>
          <w:sz w:val="28"/>
          <w:szCs w:val="28"/>
        </w:rPr>
      </w:pPr>
    </w:p>
    <w:p w14:paraId="4E9953C7" w14:textId="77777777" w:rsidR="00510687" w:rsidRPr="00DE2C3C" w:rsidRDefault="00510687" w:rsidP="00C5751A">
      <w:pPr>
        <w:spacing w:line="360" w:lineRule="auto"/>
        <w:rPr>
          <w:rFonts w:cs="Times New Roman"/>
          <w:sz w:val="28"/>
          <w:szCs w:val="28"/>
        </w:rPr>
      </w:pPr>
    </w:p>
    <w:p w14:paraId="6B2FDE12" w14:textId="77777777" w:rsidR="00510687" w:rsidRPr="00DE2C3C" w:rsidRDefault="00510687" w:rsidP="00C5751A">
      <w:pPr>
        <w:spacing w:line="360" w:lineRule="auto"/>
        <w:rPr>
          <w:rFonts w:cs="Times New Roman"/>
          <w:sz w:val="28"/>
          <w:szCs w:val="28"/>
        </w:rPr>
      </w:pPr>
    </w:p>
    <w:p w14:paraId="26673E25" w14:textId="77777777" w:rsidR="0070783D" w:rsidRPr="00DE2C3C" w:rsidRDefault="00394EC3" w:rsidP="00C5751A">
      <w:pPr>
        <w:pStyle w:val="Heading1"/>
        <w:spacing w:line="360" w:lineRule="auto"/>
        <w:rPr>
          <w:rFonts w:ascii="Times New Roman" w:hAnsi="Times New Roman" w:cs="Times New Roman"/>
          <w:sz w:val="28"/>
          <w:szCs w:val="28"/>
        </w:rPr>
      </w:pPr>
      <w:bookmarkStart w:id="12" w:name="_Toc495177821"/>
      <w:r w:rsidRPr="00DE2C3C">
        <w:rPr>
          <w:rFonts w:ascii="Times New Roman" w:hAnsi="Times New Roman" w:cs="Times New Roman"/>
          <w:sz w:val="28"/>
          <w:szCs w:val="28"/>
        </w:rPr>
        <w:t>CHƯƠNG 1</w:t>
      </w:r>
      <w:bookmarkEnd w:id="12"/>
    </w:p>
    <w:p w14:paraId="61C7D09B" w14:textId="77777777" w:rsidR="00DB3E9F" w:rsidRPr="00DE2C3C" w:rsidRDefault="00394EC3" w:rsidP="00C5751A">
      <w:pPr>
        <w:pStyle w:val="Heading1"/>
        <w:spacing w:line="360" w:lineRule="auto"/>
        <w:rPr>
          <w:rFonts w:ascii="Times New Roman" w:hAnsi="Times New Roman" w:cs="Times New Roman"/>
          <w:sz w:val="28"/>
          <w:szCs w:val="28"/>
        </w:rPr>
      </w:pPr>
      <w:bookmarkStart w:id="13" w:name="_Toc495177822"/>
      <w:commentRangeStart w:id="14"/>
      <w:r w:rsidRPr="00DE2C3C">
        <w:rPr>
          <w:rFonts w:ascii="Times New Roman" w:hAnsi="Times New Roman" w:cs="Times New Roman"/>
          <w:sz w:val="28"/>
          <w:szCs w:val="28"/>
        </w:rPr>
        <w:t>GIỚI THIỆU TỔNG QUAN VỀ ĐỀ TÀI</w:t>
      </w:r>
      <w:bookmarkEnd w:id="13"/>
      <w:commentRangeEnd w:id="14"/>
      <w:r w:rsidR="00C85E79">
        <w:rPr>
          <w:rStyle w:val="CommentReference"/>
          <w:rFonts w:ascii="Times New Roman" w:eastAsiaTheme="minorHAnsi" w:hAnsi="Times New Roman" w:cstheme="minorBidi"/>
          <w:b w:val="0"/>
          <w:color w:val="auto"/>
        </w:rPr>
        <w:commentReference w:id="14"/>
      </w:r>
    </w:p>
    <w:p w14:paraId="499AA8DE" w14:textId="77777777" w:rsidR="00640DE0" w:rsidRPr="00DE2C3C" w:rsidRDefault="00640DE0" w:rsidP="00C5751A">
      <w:pPr>
        <w:spacing w:line="360" w:lineRule="auto"/>
        <w:rPr>
          <w:rFonts w:cs="Times New Roman"/>
          <w:sz w:val="28"/>
          <w:szCs w:val="28"/>
        </w:rPr>
      </w:pPr>
    </w:p>
    <w:p w14:paraId="4D4D2F54" w14:textId="77777777" w:rsidR="00640DE0" w:rsidRPr="00DE2C3C" w:rsidRDefault="00594547" w:rsidP="00C5751A">
      <w:pPr>
        <w:pStyle w:val="Heading2"/>
        <w:spacing w:line="360" w:lineRule="auto"/>
        <w:rPr>
          <w:rFonts w:ascii="Times New Roman" w:hAnsi="Times New Roman" w:cs="Times New Roman"/>
          <w:sz w:val="28"/>
          <w:szCs w:val="28"/>
        </w:rPr>
      </w:pPr>
      <w:bookmarkStart w:id="15" w:name="_Toc495177823"/>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1. </w:t>
      </w:r>
      <w:r w:rsidR="00640DE0" w:rsidRPr="00DE2C3C">
        <w:rPr>
          <w:rFonts w:ascii="Times New Roman" w:hAnsi="Times New Roman" w:cs="Times New Roman"/>
          <w:sz w:val="28"/>
          <w:szCs w:val="28"/>
        </w:rPr>
        <w:t>Bối cảnh chọn đề tài</w:t>
      </w:r>
      <w:bookmarkEnd w:id="15"/>
    </w:p>
    <w:p w14:paraId="251D8BD3" w14:textId="77777777" w:rsidR="00640DE0" w:rsidRPr="00DE2C3C" w:rsidRDefault="00640DE0" w:rsidP="00C5751A">
      <w:pPr>
        <w:spacing w:line="360" w:lineRule="auto"/>
        <w:ind w:firstLine="720"/>
        <w:rPr>
          <w:rFonts w:cs="Times New Roman"/>
          <w:sz w:val="28"/>
          <w:szCs w:val="28"/>
        </w:rPr>
      </w:pPr>
      <w:r w:rsidRPr="00DE2C3C">
        <w:rPr>
          <w:rFonts w:cs="Times New Roman"/>
          <w:sz w:val="28"/>
          <w:szCs w:val="28"/>
        </w:rPr>
        <w:t xml:space="preserve">Ngày nay khoa học kỹ thuật phát triển, góp phần đắc lực trong công cuộc cách mạng khoa học kỹ thuật này phải kể đến lĩnh vực công nghệ thông tin. Công nghệ thông tin được áp dụng trong nhiều </w:t>
      </w:r>
      <w:proofErr w:type="gramStart"/>
      <w:r w:rsidRPr="00DE2C3C">
        <w:rPr>
          <w:rFonts w:cs="Times New Roman"/>
          <w:sz w:val="28"/>
          <w:szCs w:val="28"/>
        </w:rPr>
        <w:t>mặt ,</w:t>
      </w:r>
      <w:proofErr w:type="gramEnd"/>
      <w:r w:rsidRPr="00DE2C3C">
        <w:rPr>
          <w:rFonts w:cs="Times New Roman"/>
          <w:sz w:val="28"/>
          <w:szCs w:val="28"/>
        </w:rPr>
        <w:t xml:space="preserve"> nhiều lĩnh vực của xã hội. Đặc biệt trong ngành kinh tế, nó đang đóng góp một phần đáng kể vào quá trình hội nhập. Như chúng ta đã biết việc quản lý kinh doanh của nhiều cửa hàng vẫn rất thủ công, việc ghi chép thông qua sổ sách gặp nhiều trở ngại , gây khó khăn cho người quản lý khi muốn xem xét tình trạng các mặt hàng, hoạt động buôn bán theo ngày, tháng , quý...Các shop bán cây văn phòng cũng không phải là ngoại lệ.</w:t>
      </w:r>
      <w:r w:rsidR="00742424" w:rsidRPr="00DE2C3C">
        <w:rPr>
          <w:rFonts w:cs="Times New Roman"/>
          <w:sz w:val="28"/>
          <w:szCs w:val="28"/>
        </w:rPr>
        <w:t>Ngoài ra d</w:t>
      </w:r>
      <w:r w:rsidRPr="00DE2C3C">
        <w:rPr>
          <w:rFonts w:cs="Times New Roman"/>
          <w:sz w:val="28"/>
          <w:szCs w:val="28"/>
        </w:rPr>
        <w:t xml:space="preserve">o </w:t>
      </w:r>
      <w:r w:rsidR="00742424" w:rsidRPr="00DE2C3C">
        <w:rPr>
          <w:rFonts w:cs="Times New Roman"/>
          <w:sz w:val="28"/>
          <w:szCs w:val="28"/>
        </w:rPr>
        <w:t>tình trạng ô nhiễm môi trường ngày càng tăng, không gian xanh bị thu hẹp dẫn đến nhu cầu về cây để trong nhà, cây văn phòng tăng mạnh.</w:t>
      </w:r>
    </w:p>
    <w:p w14:paraId="7989DD1D" w14:textId="7C04B550" w:rsidR="00E31AEF" w:rsidRPr="00DE2C3C" w:rsidRDefault="00742424" w:rsidP="00C5751A">
      <w:pPr>
        <w:spacing w:line="360" w:lineRule="auto"/>
        <w:ind w:firstLine="720"/>
        <w:rPr>
          <w:rFonts w:cs="Times New Roman"/>
          <w:sz w:val="28"/>
          <w:szCs w:val="28"/>
        </w:rPr>
      </w:pPr>
      <w:r w:rsidRPr="00DE2C3C">
        <w:rPr>
          <w:rFonts w:cs="Times New Roman"/>
          <w:sz w:val="28"/>
          <w:szCs w:val="28"/>
        </w:rPr>
        <w:t xml:space="preserve">Chính vì vậy, em đã </w:t>
      </w:r>
      <w:del w:id="16" w:author="HungNV" w:date="2017-10-08T15:02:00Z">
        <w:r w:rsidRPr="00DE2C3C" w:rsidDel="000A0ABF">
          <w:rPr>
            <w:rFonts w:cs="Times New Roman"/>
            <w:sz w:val="28"/>
            <w:szCs w:val="28"/>
          </w:rPr>
          <w:delText xml:space="preserve">tạo </w:delText>
        </w:r>
      </w:del>
      <w:ins w:id="17" w:author="HungNV" w:date="2017-10-08T15:02:00Z">
        <w:r w:rsidR="000A0ABF">
          <w:rPr>
            <w:rFonts w:cs="Times New Roman"/>
            <w:sz w:val="28"/>
            <w:szCs w:val="28"/>
          </w:rPr>
          <w:t xml:space="preserve">xây </w:t>
        </w:r>
        <w:proofErr w:type="gramStart"/>
        <w:r w:rsidR="000A0ABF">
          <w:rPr>
            <w:rFonts w:cs="Times New Roman"/>
            <w:sz w:val="28"/>
            <w:szCs w:val="28"/>
          </w:rPr>
          <w:t xml:space="preserve">dựng </w:t>
        </w:r>
        <w:r w:rsidR="000A0ABF" w:rsidRPr="00DE2C3C">
          <w:rPr>
            <w:rFonts w:cs="Times New Roman"/>
            <w:sz w:val="28"/>
            <w:szCs w:val="28"/>
          </w:rPr>
          <w:t xml:space="preserve"> </w:t>
        </w:r>
      </w:ins>
      <w:r w:rsidRPr="00DE2C3C">
        <w:rPr>
          <w:rFonts w:cs="Times New Roman"/>
          <w:sz w:val="28"/>
          <w:szCs w:val="28"/>
        </w:rPr>
        <w:t>ra</w:t>
      </w:r>
      <w:proofErr w:type="gramEnd"/>
      <w:r w:rsidRPr="00DE2C3C">
        <w:rPr>
          <w:rFonts w:cs="Times New Roman"/>
          <w:sz w:val="28"/>
          <w:szCs w:val="28"/>
        </w:rPr>
        <w:t xml:space="preserve"> “PHẦN MỀM QUẢN LÝ CHO SHOP BÁN CÂY VĂN PHÒNG”</w:t>
      </w:r>
      <w:r w:rsidR="004A7449" w:rsidRPr="00DE2C3C">
        <w:rPr>
          <w:rFonts w:cs="Times New Roman"/>
          <w:sz w:val="28"/>
          <w:szCs w:val="28"/>
        </w:rPr>
        <w:t xml:space="preserve"> nhằm hỗ trợ quản lý thông tin cây, giá cả, số lượng. Hơn nữa còn giúp quản lý hóa đơn mua của khách hàng và hóa đơn nhập hàng của shop. Giao diện thân thiện sẽ giúp người dùng có thể nhanh chóng sử dụng phần mềm</w:t>
      </w:r>
      <w:r w:rsidR="00E31AEF" w:rsidRPr="00DE2C3C">
        <w:rPr>
          <w:rFonts w:cs="Times New Roman"/>
          <w:sz w:val="28"/>
          <w:szCs w:val="28"/>
        </w:rPr>
        <w:t>, phục vụ tốt nhất cho công việc.</w:t>
      </w:r>
    </w:p>
    <w:p w14:paraId="38F49BF8" w14:textId="77777777" w:rsidR="00E31AEF" w:rsidRPr="00DE2C3C" w:rsidRDefault="00A56B00" w:rsidP="00C5751A">
      <w:pPr>
        <w:pStyle w:val="Heading2"/>
        <w:spacing w:line="360" w:lineRule="auto"/>
        <w:rPr>
          <w:rFonts w:ascii="Times New Roman" w:hAnsi="Times New Roman" w:cs="Times New Roman"/>
          <w:sz w:val="28"/>
          <w:szCs w:val="28"/>
        </w:rPr>
      </w:pPr>
      <w:bookmarkStart w:id="18" w:name="_Toc495177824"/>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2. </w:t>
      </w:r>
      <w:r w:rsidR="00E31AEF" w:rsidRPr="00DE2C3C">
        <w:rPr>
          <w:rFonts w:ascii="Times New Roman" w:hAnsi="Times New Roman" w:cs="Times New Roman"/>
          <w:sz w:val="28"/>
          <w:szCs w:val="28"/>
        </w:rPr>
        <w:t>Mục đích đề tài</w:t>
      </w:r>
      <w:bookmarkEnd w:id="18"/>
    </w:p>
    <w:p w14:paraId="1B104B71" w14:textId="77777777" w:rsidR="00741CBD" w:rsidRPr="00DE2C3C" w:rsidRDefault="00C3541D" w:rsidP="00C5751A">
      <w:pPr>
        <w:spacing w:line="360" w:lineRule="auto"/>
        <w:ind w:firstLine="720"/>
        <w:rPr>
          <w:rFonts w:cs="Times New Roman"/>
          <w:sz w:val="28"/>
          <w:szCs w:val="28"/>
        </w:rPr>
      </w:pPr>
      <w:r w:rsidRPr="00DE2C3C">
        <w:rPr>
          <w:rFonts w:cs="Times New Roman"/>
          <w:sz w:val="28"/>
          <w:szCs w:val="28"/>
        </w:rPr>
        <w:t>Phần mềm quản lý cho shop bán cây văn phòng được thực hiện dựa trên những mục đích sau:</w:t>
      </w:r>
    </w:p>
    <w:p w14:paraId="5B2AF96D" w14:textId="77777777" w:rsidR="00C3541D" w:rsidRPr="00DE2C3C" w:rsidRDefault="00C3541D" w:rsidP="00C5751A">
      <w:pPr>
        <w:pStyle w:val="ListParagraph"/>
        <w:numPr>
          <w:ilvl w:val="0"/>
          <w:numId w:val="1"/>
        </w:numPr>
        <w:spacing w:line="360" w:lineRule="auto"/>
        <w:rPr>
          <w:rFonts w:cs="Times New Roman"/>
          <w:sz w:val="28"/>
          <w:szCs w:val="28"/>
        </w:rPr>
      </w:pPr>
      <w:r w:rsidRPr="00DE2C3C">
        <w:rPr>
          <w:rFonts w:cs="Times New Roman"/>
          <w:sz w:val="28"/>
          <w:szCs w:val="28"/>
        </w:rPr>
        <w:t>Nghiên cứu ngôn ngữ lập trình C# , cơ sở dữ liệ</w:t>
      </w:r>
      <w:r w:rsidR="00594547" w:rsidRPr="00DE2C3C">
        <w:rPr>
          <w:rFonts w:cs="Times New Roman"/>
          <w:sz w:val="28"/>
          <w:szCs w:val="28"/>
        </w:rPr>
        <w:t>u SQL Server</w:t>
      </w:r>
    </w:p>
    <w:p w14:paraId="1AAFC076" w14:textId="77777777" w:rsidR="00594547" w:rsidRPr="00DE2C3C" w:rsidRDefault="00594547" w:rsidP="00C5751A">
      <w:pPr>
        <w:pStyle w:val="ListParagraph"/>
        <w:numPr>
          <w:ilvl w:val="0"/>
          <w:numId w:val="1"/>
        </w:numPr>
        <w:spacing w:line="360" w:lineRule="auto"/>
        <w:rPr>
          <w:rFonts w:cs="Times New Roman"/>
          <w:sz w:val="28"/>
          <w:szCs w:val="28"/>
        </w:rPr>
      </w:pPr>
      <w:r w:rsidRPr="00DE2C3C">
        <w:rPr>
          <w:rFonts w:cs="Times New Roman"/>
          <w:sz w:val="28"/>
          <w:szCs w:val="28"/>
        </w:rPr>
        <w:t>Học cách sử dụng công cụ Vi</w:t>
      </w:r>
      <w:r w:rsidR="00A56B00" w:rsidRPr="00DE2C3C">
        <w:rPr>
          <w:rFonts w:cs="Times New Roman"/>
          <w:sz w:val="28"/>
          <w:szCs w:val="28"/>
        </w:rPr>
        <w:t>sual Studio, Git và Tor</w:t>
      </w:r>
      <w:r w:rsidRPr="00DE2C3C">
        <w:rPr>
          <w:rFonts w:cs="Times New Roman"/>
          <w:sz w:val="28"/>
          <w:szCs w:val="28"/>
        </w:rPr>
        <w:t>to</w:t>
      </w:r>
      <w:r w:rsidR="00A56B00" w:rsidRPr="00DE2C3C">
        <w:rPr>
          <w:rFonts w:cs="Times New Roman"/>
          <w:sz w:val="28"/>
          <w:szCs w:val="28"/>
        </w:rPr>
        <w:t>i</w:t>
      </w:r>
      <w:r w:rsidRPr="00DE2C3C">
        <w:rPr>
          <w:rFonts w:cs="Times New Roman"/>
          <w:sz w:val="28"/>
          <w:szCs w:val="28"/>
        </w:rPr>
        <w:t>seGit.</w:t>
      </w:r>
    </w:p>
    <w:p w14:paraId="63773DFD" w14:textId="77777777" w:rsidR="00C3541D"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lastRenderedPageBreak/>
        <w:t>Xây dựng phần mềm có thể quản lý</w:t>
      </w:r>
      <w:r w:rsidR="00594547" w:rsidRPr="00DE2C3C">
        <w:rPr>
          <w:rFonts w:cs="Times New Roman"/>
          <w:sz w:val="28"/>
          <w:szCs w:val="28"/>
        </w:rPr>
        <w:t xml:space="preserve"> các</w:t>
      </w:r>
      <w:r w:rsidRPr="00DE2C3C">
        <w:rPr>
          <w:rFonts w:cs="Times New Roman"/>
          <w:sz w:val="28"/>
          <w:szCs w:val="28"/>
        </w:rPr>
        <w:t xml:space="preserve"> thông tin</w:t>
      </w:r>
      <w:r w:rsidR="00594547" w:rsidRPr="00DE2C3C">
        <w:rPr>
          <w:rFonts w:cs="Times New Roman"/>
          <w:sz w:val="28"/>
          <w:szCs w:val="28"/>
        </w:rPr>
        <w:t xml:space="preserve"> cơ bản của một shop bán cây như số lượng cây, giá từng cây, mô tả về cây, thông tin về nhà cung cấp cây, thông tin nhân viên, khách hàng…</w:t>
      </w:r>
      <w:r w:rsidRPr="00DE2C3C">
        <w:rPr>
          <w:rFonts w:cs="Times New Roman"/>
          <w:sz w:val="28"/>
          <w:szCs w:val="28"/>
        </w:rPr>
        <w:t xml:space="preserve"> </w:t>
      </w:r>
    </w:p>
    <w:p w14:paraId="70920BEB" w14:textId="77777777" w:rsidR="00730B85" w:rsidRPr="00DE2C3C" w:rsidRDefault="00730B85" w:rsidP="00C5751A">
      <w:pPr>
        <w:pStyle w:val="ListParagraph"/>
        <w:numPr>
          <w:ilvl w:val="0"/>
          <w:numId w:val="1"/>
        </w:numPr>
        <w:spacing w:line="360" w:lineRule="auto"/>
        <w:rPr>
          <w:rFonts w:cs="Times New Roman"/>
          <w:sz w:val="28"/>
          <w:szCs w:val="28"/>
        </w:rPr>
      </w:pPr>
      <w:r w:rsidRPr="00DE2C3C">
        <w:rPr>
          <w:rFonts w:cs="Times New Roman"/>
          <w:sz w:val="28"/>
          <w:szCs w:val="28"/>
        </w:rPr>
        <w:t>Giúp nhân viên shop có thể</w:t>
      </w:r>
      <w:r w:rsidR="00594547" w:rsidRPr="00DE2C3C">
        <w:rPr>
          <w:rFonts w:cs="Times New Roman"/>
          <w:sz w:val="28"/>
          <w:szCs w:val="28"/>
        </w:rPr>
        <w:t xml:space="preserve"> lưu trữ hóa đơn và</w:t>
      </w:r>
      <w:r w:rsidRPr="00DE2C3C">
        <w:rPr>
          <w:rFonts w:cs="Times New Roman"/>
          <w:sz w:val="28"/>
          <w:szCs w:val="28"/>
        </w:rPr>
        <w:t xml:space="preserve"> xuất hóa đơn dễ dàng</w:t>
      </w:r>
      <w:r w:rsidR="00741CBD" w:rsidRPr="00DE2C3C">
        <w:rPr>
          <w:rFonts w:cs="Times New Roman"/>
          <w:sz w:val="28"/>
          <w:szCs w:val="28"/>
        </w:rPr>
        <w:t>.</w:t>
      </w:r>
    </w:p>
    <w:p w14:paraId="2DE01DA0" w14:textId="77777777" w:rsidR="00730B85" w:rsidRPr="00DE2C3C" w:rsidRDefault="00A56B00" w:rsidP="00C5751A">
      <w:pPr>
        <w:pStyle w:val="Heading2"/>
        <w:spacing w:line="360" w:lineRule="auto"/>
        <w:rPr>
          <w:rFonts w:ascii="Times New Roman" w:hAnsi="Times New Roman" w:cs="Times New Roman"/>
          <w:sz w:val="28"/>
          <w:szCs w:val="28"/>
        </w:rPr>
      </w:pPr>
      <w:bookmarkStart w:id="19" w:name="_Toc495177825"/>
      <w:r w:rsidRPr="00DE2C3C">
        <w:rPr>
          <w:rFonts w:ascii="Times New Roman" w:hAnsi="Times New Roman" w:cs="Times New Roman"/>
          <w:sz w:val="28"/>
          <w:szCs w:val="28"/>
        </w:rPr>
        <w:t>1.</w:t>
      </w:r>
      <w:r w:rsidR="008024B4" w:rsidRPr="00DE2C3C">
        <w:rPr>
          <w:rFonts w:ascii="Times New Roman" w:hAnsi="Times New Roman" w:cs="Times New Roman"/>
          <w:sz w:val="28"/>
          <w:szCs w:val="28"/>
        </w:rPr>
        <w:t xml:space="preserve">3. </w:t>
      </w:r>
      <w:r w:rsidR="00730B85" w:rsidRPr="00DE2C3C">
        <w:rPr>
          <w:rFonts w:ascii="Times New Roman" w:hAnsi="Times New Roman" w:cs="Times New Roman"/>
          <w:sz w:val="28"/>
          <w:szCs w:val="28"/>
        </w:rPr>
        <w:t>Ý nghĩa đề tài</w:t>
      </w:r>
      <w:bookmarkEnd w:id="19"/>
    </w:p>
    <w:p w14:paraId="09DD424B" w14:textId="77777777" w:rsidR="00730B85" w:rsidRPr="00DE2C3C" w:rsidRDefault="00730B85" w:rsidP="00C5751A">
      <w:pPr>
        <w:spacing w:line="360" w:lineRule="auto"/>
        <w:ind w:firstLine="720"/>
        <w:rPr>
          <w:rFonts w:cs="Times New Roman"/>
          <w:sz w:val="28"/>
          <w:szCs w:val="28"/>
        </w:rPr>
      </w:pPr>
      <w:r w:rsidRPr="00DE2C3C">
        <w:rPr>
          <w:rFonts w:cs="Times New Roman"/>
          <w:sz w:val="28"/>
          <w:szCs w:val="28"/>
        </w:rPr>
        <w:t>Đầu tiên, ứng dụng “PHẦN MỀM QUẢN LÝ CHO SHOP BÁN CÂY VĂN PHÒNG” là ứng dụng thế hiện những kiến thức quý báu mà em đã được các thầy cô trong khoa Công nghệ thông tin nói chung, và thầy Nguyễn Việt Hùng nói riêng truyền thụ, giúp đỡ.</w:t>
      </w:r>
    </w:p>
    <w:p w14:paraId="0844EF72" w14:textId="77777777" w:rsidR="00730B85"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hai, từ những kinh nghiệm bổ </w:t>
      </w:r>
      <w:proofErr w:type="gramStart"/>
      <w:r w:rsidRPr="00DE2C3C">
        <w:rPr>
          <w:rFonts w:cs="Times New Roman"/>
          <w:sz w:val="28"/>
          <w:szCs w:val="28"/>
        </w:rPr>
        <w:t>ích ,</w:t>
      </w:r>
      <w:proofErr w:type="gramEnd"/>
      <w:r w:rsidRPr="00DE2C3C">
        <w:rPr>
          <w:rFonts w:cs="Times New Roman"/>
          <w:sz w:val="28"/>
          <w:szCs w:val="28"/>
        </w:rPr>
        <w:t xml:space="preserve"> những bài học vô giá trong lúc thực hiện đồ án tốt nghiệp chính là hành trang giúp em bước vào môi trường doanh nghiệp, tạo tiền đề vững chắc để tiến xa hơn trong tương lai</w:t>
      </w:r>
    </w:p>
    <w:p w14:paraId="57A2A4BB" w14:textId="77777777" w:rsidR="00EE7CDC" w:rsidRPr="00DE2C3C" w:rsidRDefault="00730B85" w:rsidP="00C5751A">
      <w:pPr>
        <w:spacing w:line="360" w:lineRule="auto"/>
        <w:ind w:firstLine="720"/>
        <w:rPr>
          <w:rFonts w:cs="Times New Roman"/>
          <w:sz w:val="28"/>
          <w:szCs w:val="28"/>
        </w:rPr>
      </w:pPr>
      <w:r w:rsidRPr="00DE2C3C">
        <w:rPr>
          <w:rFonts w:cs="Times New Roman"/>
          <w:sz w:val="28"/>
          <w:szCs w:val="28"/>
        </w:rPr>
        <w:t xml:space="preserve">Thứ ba, </w:t>
      </w:r>
      <w:r w:rsidR="00EE7CDC" w:rsidRPr="00DE2C3C">
        <w:rPr>
          <w:rFonts w:cs="Times New Roman"/>
          <w:sz w:val="28"/>
          <w:szCs w:val="28"/>
        </w:rPr>
        <w:t>tuy C# không phải là ngôn ngữ mới mẻ nhưng tính thực tiễn, nhu cầu công việc về ngôn ngữ này trên thị trường vẫn là khá lớn. Ngoài ra có nhiều ngôn ngữ phát triển và kế thừa một phần của C#. Chính vì vậy, qua quá trình thực hiện ứng dụng này cũng là một cơ hội tốt để em trau dồi thêm kiến thức về ngôn ngữ C#, làm nền tảng vững chắc để học tập các công nghệ sau này.</w:t>
      </w:r>
    </w:p>
    <w:p w14:paraId="15967C3E" w14:textId="77777777" w:rsidR="00DB3E9F" w:rsidRPr="00DE2C3C" w:rsidRDefault="00EE7CDC" w:rsidP="00C5751A">
      <w:pPr>
        <w:spacing w:line="360" w:lineRule="auto"/>
        <w:rPr>
          <w:rFonts w:cs="Times New Roman"/>
          <w:sz w:val="28"/>
          <w:szCs w:val="28"/>
        </w:rPr>
      </w:pPr>
      <w:r w:rsidRPr="00DE2C3C">
        <w:rPr>
          <w:rFonts w:cs="Times New Roman"/>
          <w:sz w:val="28"/>
          <w:szCs w:val="28"/>
        </w:rPr>
        <w:t>Do vậy em hi vọng có thể tạo ra sản phẩm tốt nhất có thể để đáp lại công sức của thầy cô, sự trông mong của gia đình, bạ</w:t>
      </w:r>
      <w:r w:rsidR="00BA1413" w:rsidRPr="00DE2C3C">
        <w:rPr>
          <w:rFonts w:cs="Times New Roman"/>
          <w:sz w:val="28"/>
          <w:szCs w:val="28"/>
        </w:rPr>
        <w:t>n bè.</w:t>
      </w:r>
    </w:p>
    <w:p w14:paraId="492915FD" w14:textId="77777777" w:rsidR="00D84DAF" w:rsidRPr="00DE2C3C" w:rsidRDefault="00A56B00" w:rsidP="00C5751A">
      <w:pPr>
        <w:pStyle w:val="Heading2"/>
        <w:spacing w:line="360" w:lineRule="auto"/>
        <w:rPr>
          <w:rFonts w:ascii="Times New Roman" w:hAnsi="Times New Roman" w:cs="Times New Roman"/>
          <w:sz w:val="28"/>
          <w:szCs w:val="28"/>
        </w:rPr>
      </w:pPr>
      <w:bookmarkStart w:id="20" w:name="_Toc495177826"/>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4. </w:t>
      </w:r>
      <w:r w:rsidR="00D84DAF" w:rsidRPr="00DE2C3C">
        <w:rPr>
          <w:rFonts w:ascii="Times New Roman" w:hAnsi="Times New Roman" w:cs="Times New Roman"/>
          <w:sz w:val="28"/>
          <w:szCs w:val="28"/>
        </w:rPr>
        <w:t xml:space="preserve">Phạm </w:t>
      </w:r>
      <w:proofErr w:type="gramStart"/>
      <w:r w:rsidR="00D84DAF" w:rsidRPr="00DE2C3C">
        <w:rPr>
          <w:rFonts w:ascii="Times New Roman" w:hAnsi="Times New Roman" w:cs="Times New Roman"/>
          <w:sz w:val="28"/>
          <w:szCs w:val="28"/>
        </w:rPr>
        <w:t>vi</w:t>
      </w:r>
      <w:proofErr w:type="gramEnd"/>
      <w:r w:rsidR="00D84DAF" w:rsidRPr="00DE2C3C">
        <w:rPr>
          <w:rFonts w:ascii="Times New Roman" w:hAnsi="Times New Roman" w:cs="Times New Roman"/>
          <w:sz w:val="28"/>
          <w:szCs w:val="28"/>
        </w:rPr>
        <w:t xml:space="preserve"> đề tài</w:t>
      </w:r>
      <w:bookmarkEnd w:id="20"/>
    </w:p>
    <w:p w14:paraId="483D5EFB" w14:textId="77777777" w:rsidR="00BA1413" w:rsidRPr="00DE2C3C" w:rsidRDefault="00342FDF" w:rsidP="00C5751A">
      <w:pPr>
        <w:spacing w:line="360" w:lineRule="auto"/>
        <w:ind w:firstLine="720"/>
        <w:rPr>
          <w:rFonts w:cs="Times New Roman"/>
          <w:sz w:val="28"/>
          <w:szCs w:val="28"/>
        </w:rPr>
      </w:pPr>
      <w:r w:rsidRPr="00DE2C3C">
        <w:rPr>
          <w:rFonts w:cs="Times New Roman"/>
          <w:sz w:val="28"/>
          <w:szCs w:val="28"/>
        </w:rPr>
        <w:t>Chương trình thực hiện được các yêu cầu đề ra của đề tài tốt nghiệp với các chức năng chính:</w:t>
      </w:r>
    </w:p>
    <w:p w14:paraId="75719561" w14:textId="77777777" w:rsidR="00342FD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Đăng nhập</w:t>
      </w:r>
    </w:p>
    <w:p w14:paraId="217C8E0C" w14:textId="77777777"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cây có trong shop</w:t>
      </w:r>
    </w:p>
    <w:p w14:paraId="426213BD" w14:textId="77777777"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nhóm cây có trong shop</w:t>
      </w:r>
    </w:p>
    <w:p w14:paraId="479C0809" w14:textId="77777777"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nhân viên trong shop</w:t>
      </w:r>
    </w:p>
    <w:p w14:paraId="47ED1AF5" w14:textId="77777777"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t>Quản lý các nhà cung cấp sản phẩm cho shop</w:t>
      </w:r>
    </w:p>
    <w:p w14:paraId="6E30131A" w14:textId="77777777" w:rsidR="00342FDF" w:rsidRPr="00DE2C3C" w:rsidRDefault="00342FDF" w:rsidP="00C5751A">
      <w:pPr>
        <w:pStyle w:val="ListParagraph"/>
        <w:numPr>
          <w:ilvl w:val="0"/>
          <w:numId w:val="2"/>
        </w:numPr>
        <w:spacing w:line="360" w:lineRule="auto"/>
        <w:rPr>
          <w:rFonts w:cs="Times New Roman"/>
          <w:sz w:val="28"/>
          <w:szCs w:val="28"/>
        </w:rPr>
      </w:pPr>
      <w:r w:rsidRPr="00DE2C3C">
        <w:rPr>
          <w:rFonts w:cs="Times New Roman"/>
          <w:sz w:val="28"/>
          <w:szCs w:val="28"/>
        </w:rPr>
        <w:lastRenderedPageBreak/>
        <w:t xml:space="preserve">Quản lý </w:t>
      </w:r>
      <w:r w:rsidR="001B49BF" w:rsidRPr="00DE2C3C">
        <w:rPr>
          <w:rFonts w:cs="Times New Roman"/>
          <w:sz w:val="28"/>
          <w:szCs w:val="28"/>
        </w:rPr>
        <w:t>hóa đơn xuất hàng</w:t>
      </w:r>
    </w:p>
    <w:p w14:paraId="4559AE14" w14:textId="77777777" w:rsidR="001B49BF" w:rsidRPr="00DE2C3C" w:rsidRDefault="001B49BF" w:rsidP="00C5751A">
      <w:pPr>
        <w:pStyle w:val="ListParagraph"/>
        <w:numPr>
          <w:ilvl w:val="0"/>
          <w:numId w:val="2"/>
        </w:numPr>
        <w:spacing w:line="360" w:lineRule="auto"/>
        <w:rPr>
          <w:rFonts w:cs="Times New Roman"/>
          <w:sz w:val="28"/>
          <w:szCs w:val="28"/>
        </w:rPr>
      </w:pPr>
      <w:r w:rsidRPr="00DE2C3C">
        <w:rPr>
          <w:rFonts w:cs="Times New Roman"/>
          <w:sz w:val="28"/>
          <w:szCs w:val="28"/>
        </w:rPr>
        <w:t>Quản lý hóa đơn nhập hàng</w:t>
      </w:r>
    </w:p>
    <w:p w14:paraId="1C7802D2" w14:textId="77777777" w:rsidR="00DB3E9F" w:rsidRPr="00DE2C3C" w:rsidRDefault="00A56B00" w:rsidP="00C5751A">
      <w:pPr>
        <w:pStyle w:val="Heading2"/>
        <w:spacing w:line="360" w:lineRule="auto"/>
        <w:rPr>
          <w:rFonts w:ascii="Times New Roman" w:hAnsi="Times New Roman" w:cs="Times New Roman"/>
          <w:sz w:val="28"/>
          <w:szCs w:val="28"/>
        </w:rPr>
      </w:pPr>
      <w:bookmarkStart w:id="21" w:name="_Toc495177827"/>
      <w:r w:rsidRPr="00DE2C3C">
        <w:rPr>
          <w:rFonts w:ascii="Times New Roman" w:hAnsi="Times New Roman" w:cs="Times New Roman"/>
          <w:sz w:val="28"/>
          <w:szCs w:val="28"/>
        </w:rPr>
        <w:t>1.</w:t>
      </w:r>
      <w:r w:rsidR="00A804FD" w:rsidRPr="00DE2C3C">
        <w:rPr>
          <w:rFonts w:ascii="Times New Roman" w:hAnsi="Times New Roman" w:cs="Times New Roman"/>
          <w:sz w:val="28"/>
          <w:szCs w:val="28"/>
        </w:rPr>
        <w:t xml:space="preserve">5. </w:t>
      </w:r>
      <w:r w:rsidR="001B49BF" w:rsidRPr="00DE2C3C">
        <w:rPr>
          <w:rFonts w:ascii="Times New Roman" w:hAnsi="Times New Roman" w:cs="Times New Roman"/>
          <w:sz w:val="28"/>
          <w:szCs w:val="28"/>
        </w:rPr>
        <w:t>Phương pháp triển khai</w:t>
      </w:r>
      <w:bookmarkEnd w:id="21"/>
    </w:p>
    <w:p w14:paraId="4310E5B1" w14:textId="77777777" w:rsidR="001B49BF" w:rsidRPr="00DE2C3C" w:rsidRDefault="002E3F17" w:rsidP="00C5751A">
      <w:pPr>
        <w:spacing w:line="360" w:lineRule="auto"/>
        <w:ind w:left="720"/>
        <w:rPr>
          <w:rFonts w:cs="Times New Roman"/>
          <w:sz w:val="28"/>
          <w:szCs w:val="28"/>
        </w:rPr>
      </w:pPr>
      <w:r w:rsidRPr="00DE2C3C">
        <w:rPr>
          <w:rFonts w:cs="Times New Roman"/>
          <w:sz w:val="28"/>
          <w:szCs w:val="28"/>
        </w:rPr>
        <w:t xml:space="preserve">Trong luận văn này em quyết định thực hiện </w:t>
      </w:r>
      <w:proofErr w:type="gramStart"/>
      <w:r w:rsidRPr="00DE2C3C">
        <w:rPr>
          <w:rFonts w:cs="Times New Roman"/>
          <w:sz w:val="28"/>
          <w:szCs w:val="28"/>
        </w:rPr>
        <w:t>theo</w:t>
      </w:r>
      <w:proofErr w:type="gramEnd"/>
      <w:r w:rsidRPr="00DE2C3C">
        <w:rPr>
          <w:rFonts w:cs="Times New Roman"/>
          <w:sz w:val="28"/>
          <w:szCs w:val="28"/>
        </w:rPr>
        <w:t xml:space="preserve"> các bước sau:</w:t>
      </w:r>
    </w:p>
    <w:p w14:paraId="7A488200" w14:textId="77777777"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tính cần thiết một phần mềm giúp quản lý cho shop bán cây văn phòng</w:t>
      </w:r>
    </w:p>
    <w:p w14:paraId="4AB03DE0" w14:textId="77777777"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Khảo sát một vài phần mềm có chức năng tương tự để biết các ưu nhược điểm của các phần mềm hiện có trên thị trường</w:t>
      </w:r>
    </w:p>
    <w:p w14:paraId="66428839" w14:textId="77777777"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công nghệ Windows Forms nhằm xây dựng ứng dụng trên hệ điều hành Windows</w:t>
      </w:r>
    </w:p>
    <w:p w14:paraId="2170E859" w14:textId="77777777" w:rsidR="002E3F17" w:rsidRPr="00DE2C3C" w:rsidRDefault="002E3F17" w:rsidP="00C5751A">
      <w:pPr>
        <w:pStyle w:val="ListParagraph"/>
        <w:numPr>
          <w:ilvl w:val="0"/>
          <w:numId w:val="3"/>
        </w:numPr>
        <w:spacing w:line="360" w:lineRule="auto"/>
        <w:rPr>
          <w:rFonts w:cs="Times New Roman"/>
          <w:sz w:val="28"/>
          <w:szCs w:val="28"/>
        </w:rPr>
      </w:pPr>
      <w:r w:rsidRPr="00DE2C3C">
        <w:rPr>
          <w:rFonts w:cs="Times New Roman"/>
          <w:sz w:val="28"/>
          <w:szCs w:val="28"/>
        </w:rPr>
        <w:t>Nghiên cứu cơ sở dữ liệu SQL Server giúp lưu trữ dữ liệu vào trong database</w:t>
      </w:r>
    </w:p>
    <w:p w14:paraId="038E588E" w14:textId="77777777" w:rsidR="002E3F17" w:rsidRPr="00DE2C3C" w:rsidRDefault="002E3F17" w:rsidP="00C5751A">
      <w:pPr>
        <w:spacing w:line="360" w:lineRule="auto"/>
        <w:ind w:left="720"/>
        <w:rPr>
          <w:rFonts w:cs="Times New Roman"/>
          <w:sz w:val="28"/>
          <w:szCs w:val="28"/>
        </w:rPr>
      </w:pPr>
      <w:r w:rsidRPr="00DE2C3C">
        <w:rPr>
          <w:rFonts w:cs="Times New Roman"/>
          <w:sz w:val="28"/>
          <w:szCs w:val="28"/>
        </w:rPr>
        <w:t>Danh sách công nghệ</w:t>
      </w:r>
      <w:r w:rsidR="00A56B00" w:rsidRPr="00DE2C3C">
        <w:rPr>
          <w:rFonts w:cs="Times New Roman"/>
          <w:sz w:val="28"/>
          <w:szCs w:val="28"/>
        </w:rPr>
        <w:t xml:space="preserve"> em</w:t>
      </w:r>
      <w:r w:rsidRPr="00DE2C3C">
        <w:rPr>
          <w:rFonts w:cs="Times New Roman"/>
          <w:sz w:val="28"/>
          <w:szCs w:val="28"/>
        </w:rPr>
        <w:t xml:space="preserve"> dùng để thực hiện:</w:t>
      </w:r>
    </w:p>
    <w:p w14:paraId="06E7F83C" w14:textId="77777777"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C#</w:t>
      </w:r>
    </w:p>
    <w:p w14:paraId="0C2AD590" w14:textId="77777777"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SQL Server</w:t>
      </w:r>
    </w:p>
    <w:p w14:paraId="624FBEE4" w14:textId="77777777" w:rsidR="002E3F17"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Windows Forms</w:t>
      </w:r>
    </w:p>
    <w:p w14:paraId="285B18E8" w14:textId="77777777" w:rsidR="00DB3E9F" w:rsidRPr="00DE2C3C" w:rsidRDefault="002E3F17" w:rsidP="00C5751A">
      <w:pPr>
        <w:pStyle w:val="ListParagraph"/>
        <w:numPr>
          <w:ilvl w:val="0"/>
          <w:numId w:val="4"/>
        </w:numPr>
        <w:spacing w:line="360" w:lineRule="auto"/>
        <w:rPr>
          <w:rFonts w:cs="Times New Roman"/>
          <w:sz w:val="28"/>
          <w:szCs w:val="28"/>
        </w:rPr>
      </w:pPr>
      <w:r w:rsidRPr="00DE2C3C">
        <w:rPr>
          <w:rFonts w:cs="Times New Roman"/>
          <w:sz w:val="28"/>
          <w:szCs w:val="28"/>
        </w:rPr>
        <w:t>Entity Framework</w:t>
      </w:r>
    </w:p>
    <w:p w14:paraId="49D73B39" w14:textId="77777777" w:rsidR="00A56B00" w:rsidRPr="00DE2C3C" w:rsidRDefault="00A56B00" w:rsidP="00C5751A">
      <w:pPr>
        <w:pStyle w:val="ListParagraph"/>
        <w:spacing w:line="360" w:lineRule="auto"/>
        <w:rPr>
          <w:rFonts w:cs="Times New Roman"/>
          <w:sz w:val="28"/>
          <w:szCs w:val="28"/>
        </w:rPr>
      </w:pPr>
    </w:p>
    <w:p w14:paraId="6107C35C" w14:textId="77777777" w:rsidR="00A56B00" w:rsidRPr="00DE2C3C" w:rsidRDefault="00A56B00" w:rsidP="00C5751A">
      <w:pPr>
        <w:pStyle w:val="ListParagraph"/>
        <w:spacing w:line="360" w:lineRule="auto"/>
        <w:rPr>
          <w:rFonts w:cs="Times New Roman"/>
          <w:sz w:val="28"/>
          <w:szCs w:val="28"/>
        </w:rPr>
      </w:pPr>
      <w:r w:rsidRPr="00DE2C3C">
        <w:rPr>
          <w:rFonts w:cs="Times New Roman"/>
          <w:sz w:val="28"/>
          <w:szCs w:val="28"/>
        </w:rPr>
        <w:t>Danh sách các công cụ sử dụng:</w:t>
      </w:r>
    </w:p>
    <w:p w14:paraId="01DE8F78" w14:textId="77777777"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Visual Studio</w:t>
      </w:r>
    </w:p>
    <w:p w14:paraId="5232A969" w14:textId="77777777"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SQL Server Management Studio</w:t>
      </w:r>
    </w:p>
    <w:p w14:paraId="7C9A1189" w14:textId="77777777"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Git</w:t>
      </w:r>
    </w:p>
    <w:p w14:paraId="3D9FB74C" w14:textId="77777777" w:rsidR="00A56B00" w:rsidRPr="00DE2C3C" w:rsidRDefault="00A56B00" w:rsidP="00C5751A">
      <w:pPr>
        <w:pStyle w:val="ListParagraph"/>
        <w:numPr>
          <w:ilvl w:val="0"/>
          <w:numId w:val="36"/>
        </w:numPr>
        <w:spacing w:line="360" w:lineRule="auto"/>
        <w:rPr>
          <w:rFonts w:cs="Times New Roman"/>
          <w:sz w:val="28"/>
          <w:szCs w:val="28"/>
        </w:rPr>
      </w:pPr>
      <w:r w:rsidRPr="00DE2C3C">
        <w:rPr>
          <w:rFonts w:cs="Times New Roman"/>
          <w:sz w:val="28"/>
          <w:szCs w:val="28"/>
        </w:rPr>
        <w:t>TortoiseGit</w:t>
      </w:r>
    </w:p>
    <w:p w14:paraId="3347A245" w14:textId="77777777" w:rsidR="00466331" w:rsidRPr="00DE2C3C" w:rsidRDefault="00A56B00" w:rsidP="00C5751A">
      <w:pPr>
        <w:pStyle w:val="Heading2"/>
        <w:spacing w:line="360" w:lineRule="auto"/>
        <w:rPr>
          <w:rFonts w:ascii="Times New Roman" w:hAnsi="Times New Roman" w:cs="Times New Roman"/>
          <w:sz w:val="28"/>
          <w:szCs w:val="28"/>
        </w:rPr>
      </w:pPr>
      <w:bookmarkStart w:id="22" w:name="_Toc495177828"/>
      <w:r w:rsidRPr="00DE2C3C">
        <w:rPr>
          <w:rFonts w:ascii="Times New Roman" w:hAnsi="Times New Roman" w:cs="Times New Roman"/>
          <w:sz w:val="28"/>
          <w:szCs w:val="28"/>
        </w:rPr>
        <w:t>1.6. Kết cấu khóa luận</w:t>
      </w:r>
      <w:bookmarkEnd w:id="22"/>
    </w:p>
    <w:p w14:paraId="5E290BBA" w14:textId="77777777" w:rsidR="00A56B00" w:rsidRPr="00DE2C3C" w:rsidRDefault="006D5C35" w:rsidP="00C5751A">
      <w:pPr>
        <w:spacing w:line="360" w:lineRule="auto"/>
        <w:ind w:left="360"/>
        <w:rPr>
          <w:rFonts w:cs="Times New Roman"/>
          <w:sz w:val="28"/>
          <w:szCs w:val="28"/>
        </w:rPr>
      </w:pPr>
      <w:r w:rsidRPr="00DE2C3C">
        <w:rPr>
          <w:rFonts w:cs="Times New Roman"/>
          <w:sz w:val="28"/>
          <w:szCs w:val="28"/>
        </w:rPr>
        <w:t>Khóa luận</w:t>
      </w:r>
      <w:r w:rsidR="00F27479" w:rsidRPr="00DE2C3C">
        <w:rPr>
          <w:rFonts w:cs="Times New Roman"/>
          <w:sz w:val="28"/>
          <w:szCs w:val="28"/>
        </w:rPr>
        <w:t xml:space="preserve"> gồm các phần </w:t>
      </w:r>
      <w:proofErr w:type="gramStart"/>
      <w:r w:rsidR="00F27479" w:rsidRPr="00DE2C3C">
        <w:rPr>
          <w:rFonts w:cs="Times New Roman"/>
          <w:sz w:val="28"/>
          <w:szCs w:val="28"/>
        </w:rPr>
        <w:t>sau :</w:t>
      </w:r>
      <w:proofErr w:type="gramEnd"/>
    </w:p>
    <w:p w14:paraId="67B3D687" w14:textId="77777777"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lastRenderedPageBreak/>
        <w:t xml:space="preserve">Giới thiệu tổng quan về đề </w:t>
      </w:r>
      <w:proofErr w:type="gramStart"/>
      <w:r w:rsidRPr="00DE2C3C">
        <w:rPr>
          <w:rFonts w:cs="Times New Roman"/>
          <w:i/>
          <w:sz w:val="28"/>
          <w:szCs w:val="28"/>
        </w:rPr>
        <w:t>tài</w:t>
      </w:r>
      <w:r w:rsidRPr="00DE2C3C">
        <w:rPr>
          <w:rFonts w:cs="Times New Roman"/>
          <w:sz w:val="28"/>
          <w:szCs w:val="28"/>
        </w:rPr>
        <w:t xml:space="preserve"> :</w:t>
      </w:r>
      <w:proofErr w:type="gramEnd"/>
      <w:r w:rsidRPr="00DE2C3C">
        <w:rPr>
          <w:rFonts w:cs="Times New Roman"/>
          <w:sz w:val="28"/>
          <w:szCs w:val="28"/>
        </w:rPr>
        <w:t xml:space="preserve"> Giới thiệu tổng quan về bối cảnh chọn đề tài, mục đích, ý nghĩa, phạm vi của đề tài và phương pháp để triển khai, thực hiện đề tài.</w:t>
      </w:r>
    </w:p>
    <w:p w14:paraId="7939F1D3" w14:textId="77777777" w:rsidR="00F27479" w:rsidRPr="00DE2C3C" w:rsidRDefault="00F27479"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Nắm bắt yêu cầu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Xác định các chức năng chính của hệ thống, nhóm người sử dụng và các yêu cầu về hệ thống.</w:t>
      </w:r>
    </w:p>
    <w:p w14:paraId="3EFF245D" w14:textId="77777777" w:rsidR="00F27479"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 xml:space="preserve">Phân tích thiết kế hệ </w:t>
      </w:r>
      <w:proofErr w:type="gramStart"/>
      <w:r w:rsidRPr="00DE2C3C">
        <w:rPr>
          <w:rFonts w:cs="Times New Roman"/>
          <w:i/>
          <w:sz w:val="28"/>
          <w:szCs w:val="28"/>
        </w:rPr>
        <w:t>thống</w:t>
      </w:r>
      <w:r w:rsidRPr="00DE2C3C">
        <w:rPr>
          <w:rFonts w:cs="Times New Roman"/>
          <w:sz w:val="28"/>
          <w:szCs w:val="28"/>
        </w:rPr>
        <w:t xml:space="preserve"> :</w:t>
      </w:r>
      <w:proofErr w:type="gramEnd"/>
      <w:r w:rsidRPr="00DE2C3C">
        <w:rPr>
          <w:rFonts w:cs="Times New Roman"/>
          <w:sz w:val="28"/>
          <w:szCs w:val="28"/>
        </w:rPr>
        <w:t xml:space="preserve"> Phân tích hệ thống theo hướng đối tượng, phân rã các chức năng của hệ thống.</w:t>
      </w:r>
    </w:p>
    <w:p w14:paraId="5D22CF3D" w14:textId="77777777"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Cài đặt thử nghiệm hệ thống</w:t>
      </w:r>
      <w:r w:rsidRPr="00DE2C3C">
        <w:rPr>
          <w:rFonts w:cs="Times New Roman"/>
          <w:sz w:val="28"/>
          <w:szCs w:val="28"/>
        </w:rPr>
        <w:t xml:space="preserve"> : Cài đặt một số chức năng của hệ thống</w:t>
      </w:r>
    </w:p>
    <w:p w14:paraId="1B752DA1" w14:textId="77777777" w:rsidR="007C4D70" w:rsidRPr="00DE2C3C" w:rsidRDefault="007C4D70" w:rsidP="00C5751A">
      <w:pPr>
        <w:pStyle w:val="ListParagraph"/>
        <w:numPr>
          <w:ilvl w:val="0"/>
          <w:numId w:val="37"/>
        </w:numPr>
        <w:spacing w:line="360" w:lineRule="auto"/>
        <w:rPr>
          <w:rFonts w:cs="Times New Roman"/>
          <w:sz w:val="28"/>
          <w:szCs w:val="28"/>
        </w:rPr>
      </w:pPr>
      <w:r w:rsidRPr="00DE2C3C">
        <w:rPr>
          <w:rFonts w:cs="Times New Roman"/>
          <w:i/>
          <w:sz w:val="28"/>
          <w:szCs w:val="28"/>
        </w:rPr>
        <w:t>Kết luận và hướng phát triển</w:t>
      </w:r>
      <w:r w:rsidRPr="00DE2C3C">
        <w:rPr>
          <w:rFonts w:cs="Times New Roman"/>
          <w:sz w:val="28"/>
          <w:szCs w:val="28"/>
        </w:rPr>
        <w:t xml:space="preserve"> : Chỉ ra những kết quả thu được, những hạn chế và hướng phát triển hệ thống</w:t>
      </w:r>
    </w:p>
    <w:p w14:paraId="7964447D" w14:textId="77777777" w:rsidR="00F27479" w:rsidRPr="00DE2C3C" w:rsidRDefault="00F27479" w:rsidP="00C5751A">
      <w:pPr>
        <w:spacing w:line="360" w:lineRule="auto"/>
        <w:ind w:left="720"/>
        <w:rPr>
          <w:rFonts w:cs="Times New Roman"/>
          <w:sz w:val="28"/>
          <w:szCs w:val="28"/>
        </w:rPr>
      </w:pPr>
    </w:p>
    <w:p w14:paraId="16A468CC" w14:textId="77777777" w:rsidR="00466331" w:rsidRPr="00DE2C3C" w:rsidRDefault="00466331" w:rsidP="00C5751A">
      <w:pPr>
        <w:pStyle w:val="ListParagraph"/>
        <w:spacing w:line="360" w:lineRule="auto"/>
        <w:ind w:left="1800"/>
        <w:rPr>
          <w:rFonts w:cs="Times New Roman"/>
          <w:sz w:val="28"/>
          <w:szCs w:val="28"/>
        </w:rPr>
      </w:pPr>
    </w:p>
    <w:p w14:paraId="3C55177A" w14:textId="77777777" w:rsidR="00466331" w:rsidRPr="00DE2C3C" w:rsidRDefault="00466331" w:rsidP="00C5751A">
      <w:pPr>
        <w:pStyle w:val="ListParagraph"/>
        <w:spacing w:line="360" w:lineRule="auto"/>
        <w:ind w:left="1800"/>
        <w:rPr>
          <w:rFonts w:cs="Times New Roman"/>
          <w:sz w:val="28"/>
          <w:szCs w:val="28"/>
        </w:rPr>
      </w:pPr>
    </w:p>
    <w:p w14:paraId="27727418" w14:textId="77777777" w:rsidR="00466331" w:rsidRPr="00DE2C3C" w:rsidRDefault="00466331" w:rsidP="00C5751A">
      <w:pPr>
        <w:pStyle w:val="ListParagraph"/>
        <w:spacing w:line="360" w:lineRule="auto"/>
        <w:ind w:left="1800"/>
        <w:rPr>
          <w:rFonts w:cs="Times New Roman"/>
          <w:sz w:val="28"/>
          <w:szCs w:val="28"/>
        </w:rPr>
      </w:pPr>
    </w:p>
    <w:p w14:paraId="6CDC8F36" w14:textId="77777777" w:rsidR="00466331" w:rsidRPr="00DE2C3C" w:rsidRDefault="00466331" w:rsidP="00C5751A">
      <w:pPr>
        <w:pStyle w:val="ListParagraph"/>
        <w:spacing w:line="360" w:lineRule="auto"/>
        <w:ind w:left="1800"/>
        <w:rPr>
          <w:rFonts w:cs="Times New Roman"/>
          <w:sz w:val="28"/>
          <w:szCs w:val="28"/>
        </w:rPr>
      </w:pPr>
    </w:p>
    <w:p w14:paraId="646F0A4B" w14:textId="77777777" w:rsidR="00466331" w:rsidRPr="00DE2C3C" w:rsidRDefault="00466331" w:rsidP="00C5751A">
      <w:pPr>
        <w:pStyle w:val="ListParagraph"/>
        <w:spacing w:line="360" w:lineRule="auto"/>
        <w:ind w:left="1800"/>
        <w:rPr>
          <w:rFonts w:cs="Times New Roman"/>
          <w:sz w:val="28"/>
          <w:szCs w:val="28"/>
        </w:rPr>
      </w:pPr>
    </w:p>
    <w:p w14:paraId="12EACCDF" w14:textId="77777777" w:rsidR="00466331" w:rsidRPr="00DE2C3C" w:rsidRDefault="00466331" w:rsidP="00C5751A">
      <w:pPr>
        <w:pStyle w:val="ListParagraph"/>
        <w:spacing w:line="360" w:lineRule="auto"/>
        <w:ind w:left="1800"/>
        <w:rPr>
          <w:rFonts w:cs="Times New Roman"/>
          <w:sz w:val="28"/>
          <w:szCs w:val="28"/>
        </w:rPr>
      </w:pPr>
    </w:p>
    <w:p w14:paraId="54C23085" w14:textId="77777777" w:rsidR="00466331" w:rsidRPr="00DE2C3C" w:rsidRDefault="00466331" w:rsidP="00C5751A">
      <w:pPr>
        <w:pStyle w:val="ListParagraph"/>
        <w:spacing w:line="360" w:lineRule="auto"/>
        <w:ind w:left="1800"/>
        <w:rPr>
          <w:rFonts w:cs="Times New Roman"/>
          <w:sz w:val="28"/>
          <w:szCs w:val="28"/>
        </w:rPr>
      </w:pPr>
    </w:p>
    <w:p w14:paraId="38CC5048" w14:textId="77777777" w:rsidR="00466331" w:rsidRPr="00DE2C3C" w:rsidRDefault="00466331" w:rsidP="00C5751A">
      <w:pPr>
        <w:pStyle w:val="ListParagraph"/>
        <w:spacing w:line="360" w:lineRule="auto"/>
        <w:ind w:left="1800"/>
        <w:rPr>
          <w:rFonts w:cs="Times New Roman"/>
          <w:sz w:val="28"/>
          <w:szCs w:val="28"/>
        </w:rPr>
      </w:pPr>
    </w:p>
    <w:p w14:paraId="1130BE90" w14:textId="77777777" w:rsidR="00466331" w:rsidRPr="00DE2C3C" w:rsidRDefault="00466331" w:rsidP="00C5751A">
      <w:pPr>
        <w:pStyle w:val="ListParagraph"/>
        <w:spacing w:line="360" w:lineRule="auto"/>
        <w:ind w:left="1800"/>
        <w:rPr>
          <w:rFonts w:cs="Times New Roman"/>
          <w:sz w:val="28"/>
          <w:szCs w:val="28"/>
        </w:rPr>
      </w:pPr>
    </w:p>
    <w:p w14:paraId="160B5D14" w14:textId="77777777" w:rsidR="00466331" w:rsidRPr="00DE2C3C" w:rsidRDefault="00466331" w:rsidP="00C5751A">
      <w:pPr>
        <w:pStyle w:val="ListParagraph"/>
        <w:spacing w:line="360" w:lineRule="auto"/>
        <w:ind w:left="1800"/>
        <w:rPr>
          <w:rFonts w:cs="Times New Roman"/>
          <w:sz w:val="28"/>
          <w:szCs w:val="28"/>
        </w:rPr>
      </w:pPr>
    </w:p>
    <w:p w14:paraId="4CFE75AC" w14:textId="77777777" w:rsidR="00DC00E4" w:rsidRPr="00DE2C3C" w:rsidRDefault="00DC00E4" w:rsidP="00C5751A">
      <w:pPr>
        <w:spacing w:line="360" w:lineRule="auto"/>
        <w:rPr>
          <w:rFonts w:cs="Times New Roman"/>
          <w:szCs w:val="28"/>
        </w:rPr>
      </w:pPr>
    </w:p>
    <w:p w14:paraId="58F5242B" w14:textId="77777777" w:rsidR="000E3364" w:rsidRPr="00DE2C3C" w:rsidRDefault="000E3364" w:rsidP="00C5751A">
      <w:pPr>
        <w:spacing w:line="360" w:lineRule="auto"/>
        <w:rPr>
          <w:rFonts w:cs="Times New Roman"/>
          <w:szCs w:val="28"/>
        </w:rPr>
      </w:pPr>
    </w:p>
    <w:p w14:paraId="4F7979E9" w14:textId="77777777" w:rsidR="000E3364" w:rsidRPr="00DE2C3C" w:rsidRDefault="000E3364" w:rsidP="00C5751A">
      <w:pPr>
        <w:spacing w:line="360" w:lineRule="auto"/>
        <w:rPr>
          <w:rFonts w:cs="Times New Roman"/>
          <w:szCs w:val="28"/>
        </w:rPr>
      </w:pPr>
    </w:p>
    <w:p w14:paraId="0246B5E4" w14:textId="77777777" w:rsidR="000E3364" w:rsidRPr="00DE2C3C" w:rsidRDefault="000E3364" w:rsidP="00C5751A">
      <w:pPr>
        <w:spacing w:line="360" w:lineRule="auto"/>
        <w:rPr>
          <w:rFonts w:cs="Times New Roman"/>
          <w:szCs w:val="28"/>
        </w:rPr>
      </w:pPr>
    </w:p>
    <w:p w14:paraId="6DBCA1ED" w14:textId="77777777" w:rsidR="000E3364" w:rsidRPr="00DE2C3C" w:rsidRDefault="000E3364" w:rsidP="00C5751A">
      <w:pPr>
        <w:spacing w:line="360" w:lineRule="auto"/>
        <w:rPr>
          <w:rFonts w:cs="Times New Roman"/>
          <w:sz w:val="28"/>
          <w:szCs w:val="28"/>
        </w:rPr>
      </w:pPr>
    </w:p>
    <w:p w14:paraId="789CE07B" w14:textId="77777777" w:rsidR="00895DC1" w:rsidRPr="00DE2C3C" w:rsidRDefault="00895DC1" w:rsidP="00C5751A">
      <w:pPr>
        <w:spacing w:line="360" w:lineRule="auto"/>
        <w:rPr>
          <w:rFonts w:cs="Times New Roman"/>
          <w:sz w:val="28"/>
          <w:szCs w:val="28"/>
        </w:rPr>
      </w:pPr>
    </w:p>
    <w:p w14:paraId="355CC84B" w14:textId="77777777" w:rsidR="00895DC1" w:rsidRPr="00DE2C3C" w:rsidRDefault="00895DC1" w:rsidP="00C5751A">
      <w:pPr>
        <w:spacing w:line="360" w:lineRule="auto"/>
        <w:rPr>
          <w:rFonts w:cs="Times New Roman"/>
          <w:sz w:val="28"/>
          <w:szCs w:val="28"/>
        </w:rPr>
      </w:pPr>
    </w:p>
    <w:p w14:paraId="437CB798" w14:textId="77777777" w:rsidR="00895DC1" w:rsidRPr="00DE2C3C" w:rsidRDefault="00895DC1" w:rsidP="00C5751A">
      <w:pPr>
        <w:spacing w:line="360" w:lineRule="auto"/>
        <w:rPr>
          <w:rFonts w:cs="Times New Roman"/>
          <w:sz w:val="28"/>
          <w:szCs w:val="28"/>
        </w:rPr>
      </w:pPr>
    </w:p>
    <w:p w14:paraId="229C0D99" w14:textId="77777777" w:rsidR="00895DC1" w:rsidRPr="00476B11" w:rsidRDefault="00F12233" w:rsidP="00C5751A">
      <w:pPr>
        <w:pStyle w:val="Heading1"/>
        <w:spacing w:line="360" w:lineRule="auto"/>
        <w:rPr>
          <w:rFonts w:ascii="Times New Roman" w:hAnsi="Times New Roman" w:cs="Times New Roman"/>
          <w:sz w:val="28"/>
          <w:szCs w:val="28"/>
        </w:rPr>
      </w:pPr>
      <w:bookmarkStart w:id="23" w:name="_Toc495177829"/>
      <w:r>
        <w:rPr>
          <w:rFonts w:ascii="Times New Roman" w:hAnsi="Times New Roman" w:cs="Times New Roman"/>
          <w:sz w:val="28"/>
          <w:szCs w:val="28"/>
        </w:rPr>
        <w:t>CHƯƠNG</w:t>
      </w:r>
      <w:r w:rsidR="00895DC1" w:rsidRPr="00476B11">
        <w:rPr>
          <w:rFonts w:ascii="Times New Roman" w:hAnsi="Times New Roman" w:cs="Times New Roman"/>
          <w:sz w:val="28"/>
          <w:szCs w:val="28"/>
        </w:rPr>
        <w:t xml:space="preserve"> 2</w:t>
      </w:r>
      <w:bookmarkEnd w:id="23"/>
    </w:p>
    <w:p w14:paraId="57C27614" w14:textId="77777777" w:rsidR="00895DC1" w:rsidRPr="00476B11" w:rsidRDefault="00895DC1" w:rsidP="00C5751A">
      <w:pPr>
        <w:pStyle w:val="Heading1"/>
        <w:spacing w:line="360" w:lineRule="auto"/>
        <w:rPr>
          <w:rFonts w:ascii="Times New Roman" w:hAnsi="Times New Roman" w:cs="Times New Roman"/>
          <w:sz w:val="28"/>
          <w:szCs w:val="28"/>
        </w:rPr>
      </w:pPr>
      <w:bookmarkStart w:id="24" w:name="_Toc495177830"/>
      <w:commentRangeStart w:id="25"/>
      <w:r w:rsidRPr="00476B11">
        <w:rPr>
          <w:rFonts w:ascii="Times New Roman" w:hAnsi="Times New Roman" w:cs="Times New Roman"/>
          <w:sz w:val="28"/>
          <w:szCs w:val="28"/>
        </w:rPr>
        <w:t>GIỚI THIỆU VỀ CÔNG NGHỆ</w:t>
      </w:r>
      <w:r w:rsidR="00607F14" w:rsidRPr="00476B11">
        <w:rPr>
          <w:rFonts w:ascii="Times New Roman" w:hAnsi="Times New Roman" w:cs="Times New Roman"/>
          <w:sz w:val="28"/>
          <w:szCs w:val="28"/>
        </w:rPr>
        <w:t xml:space="preserve"> WINDOWS FORMS</w:t>
      </w:r>
      <w:bookmarkEnd w:id="24"/>
      <w:commentRangeEnd w:id="25"/>
      <w:r w:rsidR="006C56A6">
        <w:rPr>
          <w:rStyle w:val="CommentReference"/>
          <w:rFonts w:ascii="Times New Roman" w:eastAsiaTheme="minorHAnsi" w:hAnsi="Times New Roman" w:cstheme="minorBidi"/>
          <w:b w:val="0"/>
          <w:color w:val="auto"/>
        </w:rPr>
        <w:commentReference w:id="25"/>
      </w:r>
    </w:p>
    <w:p w14:paraId="5A38D2C0" w14:textId="77777777" w:rsidR="003C6171" w:rsidRPr="00476B11" w:rsidRDefault="003C6171" w:rsidP="00C5751A">
      <w:pPr>
        <w:spacing w:line="360" w:lineRule="auto"/>
        <w:rPr>
          <w:rFonts w:cs="Times New Roman"/>
          <w:sz w:val="28"/>
          <w:szCs w:val="28"/>
        </w:rPr>
      </w:pPr>
    </w:p>
    <w:p w14:paraId="50FA08C2" w14:textId="77777777" w:rsidR="00DE2C3C" w:rsidRPr="00476B11" w:rsidRDefault="00DE2C3C" w:rsidP="00C5751A">
      <w:pPr>
        <w:pStyle w:val="Heading2"/>
        <w:spacing w:line="360" w:lineRule="auto"/>
        <w:rPr>
          <w:rFonts w:ascii="Times New Roman" w:hAnsi="Times New Roman" w:cs="Times New Roman"/>
          <w:sz w:val="28"/>
          <w:szCs w:val="28"/>
        </w:rPr>
      </w:pPr>
      <w:bookmarkStart w:id="26" w:name="_Toc495177831"/>
      <w:r w:rsidRPr="00476B11">
        <w:rPr>
          <w:rFonts w:ascii="Times New Roman" w:hAnsi="Times New Roman" w:cs="Times New Roman"/>
          <w:sz w:val="28"/>
          <w:szCs w:val="28"/>
        </w:rPr>
        <w:t>2.1</w:t>
      </w:r>
      <w:proofErr w:type="gramStart"/>
      <w:r w:rsidRPr="00476B11">
        <w:rPr>
          <w:rFonts w:ascii="Times New Roman" w:hAnsi="Times New Roman" w:cs="Times New Roman"/>
          <w:sz w:val="28"/>
          <w:szCs w:val="28"/>
        </w:rPr>
        <w:t>.Windows</w:t>
      </w:r>
      <w:proofErr w:type="gramEnd"/>
      <w:r w:rsidRPr="00476B11">
        <w:rPr>
          <w:rFonts w:ascii="Times New Roman" w:hAnsi="Times New Roman" w:cs="Times New Roman"/>
          <w:sz w:val="28"/>
          <w:szCs w:val="28"/>
        </w:rPr>
        <w:t xml:space="preserve"> Form là gì</w:t>
      </w:r>
      <w:bookmarkEnd w:id="26"/>
    </w:p>
    <w:p w14:paraId="232EE1BB" w14:textId="77777777" w:rsidR="00895DC1" w:rsidRPr="00476B11" w:rsidRDefault="00607F14" w:rsidP="00C5751A">
      <w:pPr>
        <w:spacing w:line="360" w:lineRule="auto"/>
        <w:ind w:firstLine="720"/>
        <w:rPr>
          <w:rFonts w:cs="Times New Roman"/>
          <w:sz w:val="28"/>
          <w:szCs w:val="28"/>
        </w:rPr>
      </w:pPr>
      <w:r w:rsidRPr="00476B11">
        <w:rPr>
          <w:rFonts w:cs="Times New Roman"/>
          <w:sz w:val="28"/>
          <w:szCs w:val="28"/>
        </w:rPr>
        <w:t>Windows Form</w:t>
      </w:r>
      <w:r w:rsidR="003C6171" w:rsidRPr="00476B11">
        <w:rPr>
          <w:rFonts w:cs="Times New Roman"/>
          <w:sz w:val="28"/>
          <w:szCs w:val="28"/>
        </w:rPr>
        <w:t xml:space="preserve"> là một công nghệ của Microsoft, cho phép lập trình các ứng dụ</w:t>
      </w:r>
      <w:r w:rsidR="0015571B" w:rsidRPr="00476B11">
        <w:rPr>
          <w:rFonts w:cs="Times New Roman"/>
          <w:sz w:val="28"/>
          <w:szCs w:val="28"/>
        </w:rPr>
        <w:t>ng Wind</w:t>
      </w:r>
      <w:r w:rsidR="003C6171" w:rsidRPr="00476B11">
        <w:rPr>
          <w:rFonts w:cs="Times New Roman"/>
          <w:sz w:val="28"/>
          <w:szCs w:val="28"/>
        </w:rPr>
        <w:t>ows. Win</w:t>
      </w:r>
      <w:r w:rsidR="0015571B" w:rsidRPr="00476B11">
        <w:rPr>
          <w:rFonts w:cs="Times New Roman"/>
          <w:sz w:val="28"/>
          <w:szCs w:val="28"/>
        </w:rPr>
        <w:t>dows F</w:t>
      </w:r>
      <w:r w:rsidR="003C6171" w:rsidRPr="00476B11">
        <w:rPr>
          <w:rFonts w:cs="Times New Roman"/>
          <w:sz w:val="28"/>
          <w:szCs w:val="28"/>
        </w:rPr>
        <w:t>orm</w:t>
      </w:r>
      <w:r w:rsidR="0015571B" w:rsidRPr="00476B11">
        <w:rPr>
          <w:rFonts w:cs="Times New Roman"/>
          <w:sz w:val="28"/>
          <w:szCs w:val="28"/>
        </w:rPr>
        <w:t>s</w:t>
      </w:r>
      <w:r w:rsidR="003C6171" w:rsidRPr="00476B11">
        <w:rPr>
          <w:rFonts w:cs="Times New Roman"/>
          <w:sz w:val="28"/>
          <w:szCs w:val="28"/>
        </w:rPr>
        <w:t xml:space="preserve"> ra đời vào năm 2003 và dần trở nên rất phổ biến trong giới lập trình viên, học sinh, sinh viên. Từ đó hàng triệu ứng dụng Windows Form được ra đời, đưa công nghệ thông tin xích lại gần hơn nữa với đời sống con người.  Lập trình Windows Forms sử dụng ngôn ngữ C# và được chạy trên nền tảng .NET</w:t>
      </w:r>
      <w:r w:rsidR="0015571B" w:rsidRPr="00476B11">
        <w:rPr>
          <w:rFonts w:cs="Times New Roman"/>
          <w:sz w:val="28"/>
          <w:szCs w:val="28"/>
        </w:rPr>
        <w:t>.</w:t>
      </w:r>
    </w:p>
    <w:p w14:paraId="589681F2" w14:textId="77777777" w:rsidR="0015571B" w:rsidRPr="00476B11" w:rsidRDefault="00002949" w:rsidP="00C5751A">
      <w:pPr>
        <w:pStyle w:val="Heading2"/>
        <w:spacing w:line="360" w:lineRule="auto"/>
        <w:rPr>
          <w:rFonts w:ascii="Times New Roman" w:hAnsi="Times New Roman" w:cs="Times New Roman"/>
          <w:sz w:val="28"/>
          <w:szCs w:val="28"/>
        </w:rPr>
      </w:pPr>
      <w:bookmarkStart w:id="27" w:name="_Toc495177832"/>
      <w:r w:rsidRPr="00476B11">
        <w:rPr>
          <w:rFonts w:ascii="Times New Roman" w:hAnsi="Times New Roman" w:cs="Times New Roman"/>
          <w:sz w:val="28"/>
          <w:szCs w:val="28"/>
        </w:rPr>
        <w:t>2.2</w:t>
      </w:r>
      <w:r w:rsidR="0015571B" w:rsidRPr="00476B11">
        <w:rPr>
          <w:rFonts w:ascii="Times New Roman" w:hAnsi="Times New Roman" w:cs="Times New Roman"/>
          <w:sz w:val="28"/>
          <w:szCs w:val="28"/>
        </w:rPr>
        <w:t xml:space="preserve">. </w:t>
      </w:r>
      <w:r w:rsidR="00DD1D53" w:rsidRPr="00476B11">
        <w:rPr>
          <w:rFonts w:ascii="Times New Roman" w:hAnsi="Times New Roman" w:cs="Times New Roman"/>
          <w:sz w:val="28"/>
          <w:szCs w:val="28"/>
        </w:rPr>
        <w:t>Tìm hiểu s</w:t>
      </w:r>
      <w:r w:rsidR="0015571B" w:rsidRPr="00476B11">
        <w:rPr>
          <w:rFonts w:ascii="Times New Roman" w:hAnsi="Times New Roman" w:cs="Times New Roman"/>
          <w:sz w:val="28"/>
          <w:szCs w:val="28"/>
        </w:rPr>
        <w:t>ơ lược về ngôn ngữ lập trình C#</w:t>
      </w:r>
      <w:bookmarkEnd w:id="27"/>
    </w:p>
    <w:p w14:paraId="210417E7" w14:textId="77777777" w:rsidR="00DD1D53" w:rsidRPr="00476B11" w:rsidRDefault="0015571B" w:rsidP="00C5751A">
      <w:pPr>
        <w:spacing w:line="360" w:lineRule="auto"/>
        <w:ind w:firstLine="720"/>
        <w:rPr>
          <w:rFonts w:cs="Times New Roman"/>
          <w:sz w:val="28"/>
          <w:szCs w:val="28"/>
        </w:rPr>
      </w:pPr>
      <w:r w:rsidRPr="00476B11">
        <w:rPr>
          <w:rFonts w:cs="Times New Roman"/>
          <w:sz w:val="28"/>
          <w:szCs w:val="28"/>
        </w:rPr>
        <w:t>Vì ứng dụng Windows Forms được tạo ra bằng ngôn ngữ C# do đó các đặc điểm của nó phụ thuộc khá nhiều vào C#.</w:t>
      </w:r>
    </w:p>
    <w:p w14:paraId="3515BD7A" w14:textId="77777777" w:rsidR="00895DC1" w:rsidRPr="00476B11" w:rsidRDefault="00DD1D53" w:rsidP="00C5751A">
      <w:pPr>
        <w:spacing w:line="360" w:lineRule="auto"/>
        <w:ind w:left="720"/>
        <w:rPr>
          <w:rFonts w:cs="Times New Roman"/>
          <w:sz w:val="28"/>
          <w:szCs w:val="28"/>
        </w:rPr>
      </w:pPr>
      <w:r w:rsidRPr="00476B11">
        <w:rPr>
          <w:rFonts w:cs="Times New Roman"/>
          <w:sz w:val="28"/>
          <w:szCs w:val="28"/>
        </w:rPr>
        <w:t>Đặc trưng của ngôn ngữ lập trình C</w:t>
      </w:r>
      <w:proofErr w:type="gramStart"/>
      <w:r w:rsidRPr="00476B11">
        <w:rPr>
          <w:rFonts w:cs="Times New Roman"/>
          <w:sz w:val="28"/>
          <w:szCs w:val="28"/>
        </w:rPr>
        <w:t>#</w:t>
      </w:r>
      <w:r w:rsidR="00066499" w:rsidRPr="00476B11">
        <w:rPr>
          <w:rFonts w:cs="Times New Roman"/>
          <w:sz w:val="28"/>
          <w:szCs w:val="28"/>
        </w:rPr>
        <w:t xml:space="preserve"> :</w:t>
      </w:r>
      <w:proofErr w:type="gramEnd"/>
    </w:p>
    <w:p w14:paraId="1E12D2E1" w14:textId="77777777" w:rsidR="007F367D" w:rsidRPr="00476B11" w:rsidRDefault="007F367D" w:rsidP="00C5751A">
      <w:pPr>
        <w:pStyle w:val="ListParagraph"/>
        <w:numPr>
          <w:ilvl w:val="0"/>
          <w:numId w:val="39"/>
        </w:numPr>
        <w:spacing w:line="360" w:lineRule="auto"/>
        <w:rPr>
          <w:rFonts w:cs="Times New Roman"/>
          <w:sz w:val="28"/>
          <w:szCs w:val="28"/>
        </w:rPr>
      </w:pPr>
      <w:r w:rsidRPr="00476B11">
        <w:rPr>
          <w:rFonts w:cs="Times New Roman"/>
          <w:sz w:val="28"/>
          <w:szCs w:val="28"/>
        </w:rPr>
        <w:t>Là một ngôn ngữ thuần hướng đối tượng</w:t>
      </w:r>
      <w:r w:rsidR="008470A7" w:rsidRPr="00476B11">
        <w:rPr>
          <w:rFonts w:cs="Times New Roman"/>
          <w:sz w:val="28"/>
          <w:szCs w:val="28"/>
        </w:rPr>
        <w:t>.</w:t>
      </w:r>
    </w:p>
    <w:p w14:paraId="5330C83F" w14:textId="77777777" w:rsidR="007F367D"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Là ngôn ngữ khá đơn giản với chỉ khoảng 80 từ khóa và hơn 10 kiểu dữ liệu</w:t>
      </w:r>
      <w:r w:rsidR="008470A7" w:rsidRPr="00476B11">
        <w:rPr>
          <w:rFonts w:cs="Times New Roman"/>
          <w:sz w:val="28"/>
          <w:szCs w:val="28"/>
        </w:rPr>
        <w:t>.</w:t>
      </w:r>
    </w:p>
    <w:p w14:paraId="117EEFCF" w14:textId="77777777"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Cung cấp các đặc tính hướng thành </w:t>
      </w:r>
      <w:proofErr w:type="gramStart"/>
      <w:r w:rsidRPr="00476B11">
        <w:rPr>
          <w:rFonts w:cs="Times New Roman"/>
          <w:sz w:val="28"/>
          <w:szCs w:val="28"/>
        </w:rPr>
        <w:t>phần(</w:t>
      </w:r>
      <w:proofErr w:type="gramEnd"/>
      <w:r w:rsidRPr="00476B11">
        <w:rPr>
          <w:rFonts w:cs="Times New Roman"/>
          <w:sz w:val="28"/>
          <w:szCs w:val="28"/>
        </w:rPr>
        <w:t>component-oriented) như là Property, Event</w:t>
      </w:r>
      <w:r w:rsidR="008470A7" w:rsidRPr="00476B11">
        <w:rPr>
          <w:rFonts w:cs="Times New Roman"/>
          <w:sz w:val="28"/>
          <w:szCs w:val="28"/>
        </w:rPr>
        <w:t>.</w:t>
      </w:r>
    </w:p>
    <w:p w14:paraId="4DC28049" w14:textId="77777777" w:rsidR="0041352B" w:rsidRPr="00476B11" w:rsidRDefault="0041352B"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không khuyến khích sử dụng con trỏ như C++ nhưng nếu thực sự muốn dùng thì phải đánh dấu đây là mã không </w:t>
      </w:r>
      <w:proofErr w:type="gramStart"/>
      <w:r w:rsidRPr="00476B11">
        <w:rPr>
          <w:rFonts w:cs="Times New Roman"/>
          <w:sz w:val="28"/>
          <w:szCs w:val="28"/>
        </w:rPr>
        <w:t>an</w:t>
      </w:r>
      <w:proofErr w:type="gramEnd"/>
      <w:r w:rsidRPr="00476B11">
        <w:rPr>
          <w:rFonts w:cs="Times New Roman"/>
          <w:sz w:val="28"/>
          <w:szCs w:val="28"/>
        </w:rPr>
        <w:t xml:space="preserve"> toàn (unsafe)</w:t>
      </w:r>
      <w:r w:rsidR="008470A7" w:rsidRPr="00476B11">
        <w:rPr>
          <w:rFonts w:cs="Times New Roman"/>
          <w:sz w:val="28"/>
          <w:szCs w:val="28"/>
        </w:rPr>
        <w:t>.</w:t>
      </w:r>
    </w:p>
    <w:p w14:paraId="39C0512D" w14:textId="77777777"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t xml:space="preserve">C# có bộ Garbage Collector sẽ tự động </w:t>
      </w:r>
      <w:proofErr w:type="gramStart"/>
      <w:r w:rsidRPr="00476B11">
        <w:rPr>
          <w:rFonts w:cs="Times New Roman"/>
          <w:sz w:val="28"/>
          <w:szCs w:val="28"/>
        </w:rPr>
        <w:t>thu</w:t>
      </w:r>
      <w:proofErr w:type="gramEnd"/>
      <w:r w:rsidRPr="00476B11">
        <w:rPr>
          <w:rFonts w:cs="Times New Roman"/>
          <w:sz w:val="28"/>
          <w:szCs w:val="28"/>
        </w:rPr>
        <w:t xml:space="preserve"> gom vùng nhớ khi không còn sử dụng nữa.</w:t>
      </w:r>
    </w:p>
    <w:p w14:paraId="21F71154" w14:textId="77777777" w:rsidR="008470A7" w:rsidRPr="00476B11" w:rsidRDefault="008470A7" w:rsidP="00C5751A">
      <w:pPr>
        <w:pStyle w:val="ListParagraph"/>
        <w:numPr>
          <w:ilvl w:val="0"/>
          <w:numId w:val="39"/>
        </w:numPr>
        <w:spacing w:line="360" w:lineRule="auto"/>
        <w:rPr>
          <w:rFonts w:cs="Times New Roman"/>
          <w:sz w:val="28"/>
          <w:szCs w:val="28"/>
        </w:rPr>
      </w:pPr>
      <w:r w:rsidRPr="00476B11">
        <w:rPr>
          <w:rFonts w:cs="Times New Roman"/>
          <w:sz w:val="28"/>
          <w:szCs w:val="28"/>
        </w:rPr>
        <w:lastRenderedPageBreak/>
        <w:t>C# đã loại bỏ đa kế thừa trong C++ mà thay vào đó sẽ hỗ trợ thực thi giao diện Interface.</w:t>
      </w:r>
    </w:p>
    <w:p w14:paraId="1E607F29" w14:textId="77777777" w:rsidR="00066499" w:rsidRPr="00476B11" w:rsidRDefault="00066499" w:rsidP="00C5751A">
      <w:pPr>
        <w:spacing w:line="360" w:lineRule="auto"/>
        <w:ind w:left="720"/>
        <w:rPr>
          <w:rFonts w:cs="Times New Roman"/>
          <w:sz w:val="28"/>
          <w:szCs w:val="28"/>
        </w:rPr>
      </w:pPr>
      <w:r w:rsidRPr="00476B11">
        <w:rPr>
          <w:rFonts w:cs="Times New Roman"/>
          <w:sz w:val="28"/>
          <w:szCs w:val="28"/>
        </w:rPr>
        <w:t>Ưu điểm của ngôn ngữ lập trình C</w:t>
      </w:r>
      <w:proofErr w:type="gramStart"/>
      <w:r w:rsidRPr="00476B11">
        <w:rPr>
          <w:rFonts w:cs="Times New Roman"/>
          <w:sz w:val="28"/>
          <w:szCs w:val="28"/>
        </w:rPr>
        <w:t># :</w:t>
      </w:r>
      <w:proofErr w:type="gramEnd"/>
    </w:p>
    <w:p w14:paraId="76FB11D9" w14:textId="77777777"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Gần gũi với các ngôn ngữ lập trình thông dụng (Java, C++, Pascal)</w:t>
      </w:r>
    </w:p>
    <w:p w14:paraId="18E89663" w14:textId="77777777"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Xây dựng dựa trên nền tảng của các ngôn ngữ lập trình mạnh mẽ nên thừa hưởng những ưu điểm của ngôn ngữ đó.</w:t>
      </w:r>
    </w:p>
    <w:p w14:paraId="2DDE24D0" w14:textId="77777777" w:rsidR="00066499"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Có nhiều IDE mạnh hỗ trợ như Visual Studio</w:t>
      </w:r>
    </w:p>
    <w:p w14:paraId="3E371907" w14:textId="77777777" w:rsidR="00BC66FC" w:rsidRPr="00476B11" w:rsidRDefault="00BC66FC" w:rsidP="00C5751A">
      <w:pPr>
        <w:pStyle w:val="ListParagraph"/>
        <w:numPr>
          <w:ilvl w:val="0"/>
          <w:numId w:val="40"/>
        </w:numPr>
        <w:spacing w:line="360" w:lineRule="auto"/>
        <w:rPr>
          <w:rFonts w:cs="Times New Roman"/>
          <w:sz w:val="28"/>
          <w:szCs w:val="28"/>
        </w:rPr>
      </w:pPr>
      <w:r w:rsidRPr="00476B11">
        <w:rPr>
          <w:rFonts w:cs="Times New Roman"/>
          <w:sz w:val="28"/>
          <w:szCs w:val="28"/>
        </w:rPr>
        <w:t>Hỗ trợ đa luồng (Multithread)</w:t>
      </w:r>
    </w:p>
    <w:p w14:paraId="62C7F6BC" w14:textId="77777777"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Cải tiến các khuyết điểm của C/C++ như con trỏ, hiệu ứng phụ…</w:t>
      </w:r>
    </w:p>
    <w:p w14:paraId="2C51784B" w14:textId="77777777" w:rsidR="00066499" w:rsidRPr="00476B11" w:rsidRDefault="00066499" w:rsidP="00C5751A">
      <w:pPr>
        <w:pStyle w:val="ListParagraph"/>
        <w:numPr>
          <w:ilvl w:val="0"/>
          <w:numId w:val="40"/>
        </w:numPr>
        <w:spacing w:line="360" w:lineRule="auto"/>
        <w:rPr>
          <w:rFonts w:cs="Times New Roman"/>
          <w:sz w:val="28"/>
          <w:szCs w:val="28"/>
        </w:rPr>
      </w:pPr>
      <w:r w:rsidRPr="00476B11">
        <w:rPr>
          <w:rFonts w:cs="Times New Roman"/>
          <w:sz w:val="28"/>
          <w:szCs w:val="28"/>
        </w:rPr>
        <w:t>Dễ tiếp cận, dễ phát triển</w:t>
      </w:r>
    </w:p>
    <w:p w14:paraId="4C80A199" w14:textId="77777777" w:rsidR="00066499" w:rsidRPr="00476B11" w:rsidRDefault="00066499" w:rsidP="00C5751A">
      <w:pPr>
        <w:spacing w:line="360" w:lineRule="auto"/>
        <w:ind w:left="720"/>
        <w:rPr>
          <w:rFonts w:cs="Times New Roman"/>
          <w:sz w:val="28"/>
          <w:szCs w:val="28"/>
        </w:rPr>
      </w:pPr>
      <w:r w:rsidRPr="00476B11">
        <w:rPr>
          <w:rFonts w:cs="Times New Roman"/>
          <w:sz w:val="28"/>
          <w:szCs w:val="28"/>
        </w:rPr>
        <w:t>Nhược điểm của ngôn ngữ lập trình C</w:t>
      </w:r>
      <w:proofErr w:type="gramStart"/>
      <w:r w:rsidRPr="00476B11">
        <w:rPr>
          <w:rFonts w:cs="Times New Roman"/>
          <w:sz w:val="28"/>
          <w:szCs w:val="28"/>
        </w:rPr>
        <w:t># :</w:t>
      </w:r>
      <w:proofErr w:type="gramEnd"/>
    </w:p>
    <w:p w14:paraId="7DC447F0" w14:textId="77777777"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Nhược điểm lớn nhất là chỉ chạy Windows và có cài .NET Framework</w:t>
      </w:r>
    </w:p>
    <w:p w14:paraId="6E08CED3" w14:textId="77777777" w:rsidR="00066499" w:rsidRPr="00476B11" w:rsidRDefault="00066499" w:rsidP="00C5751A">
      <w:pPr>
        <w:pStyle w:val="ListParagraph"/>
        <w:numPr>
          <w:ilvl w:val="0"/>
          <w:numId w:val="41"/>
        </w:numPr>
        <w:spacing w:line="360" w:lineRule="auto"/>
        <w:rPr>
          <w:rFonts w:cs="Times New Roman"/>
          <w:sz w:val="28"/>
          <w:szCs w:val="28"/>
        </w:rPr>
      </w:pPr>
      <w:r w:rsidRPr="00476B11">
        <w:rPr>
          <w:rFonts w:cs="Times New Roman"/>
          <w:sz w:val="28"/>
          <w:szCs w:val="28"/>
        </w:rPr>
        <w:t>Thao tác với phần cứng yếu hơn các ngôn ngữ khác</w:t>
      </w:r>
    </w:p>
    <w:p w14:paraId="62F3729B" w14:textId="77777777" w:rsidR="00895DC1" w:rsidRPr="00476B11" w:rsidRDefault="00002949" w:rsidP="00C5751A">
      <w:pPr>
        <w:pStyle w:val="Heading2"/>
        <w:spacing w:line="360" w:lineRule="auto"/>
        <w:rPr>
          <w:rFonts w:ascii="Times New Roman" w:hAnsi="Times New Roman" w:cs="Times New Roman"/>
          <w:sz w:val="28"/>
          <w:szCs w:val="28"/>
        </w:rPr>
      </w:pPr>
      <w:bookmarkStart w:id="28" w:name="_Toc495177833"/>
      <w:r w:rsidRPr="00476B11">
        <w:rPr>
          <w:rFonts w:ascii="Times New Roman" w:hAnsi="Times New Roman" w:cs="Times New Roman"/>
          <w:sz w:val="28"/>
          <w:szCs w:val="28"/>
        </w:rPr>
        <w:t>2.3</w:t>
      </w:r>
      <w:r w:rsidR="00887F4F" w:rsidRPr="00476B11">
        <w:rPr>
          <w:rFonts w:ascii="Times New Roman" w:hAnsi="Times New Roman" w:cs="Times New Roman"/>
          <w:sz w:val="28"/>
          <w:szCs w:val="28"/>
        </w:rPr>
        <w:t xml:space="preserve">. </w:t>
      </w:r>
      <w:r w:rsidRPr="00476B11">
        <w:rPr>
          <w:rFonts w:ascii="Times New Roman" w:hAnsi="Times New Roman" w:cs="Times New Roman"/>
          <w:sz w:val="28"/>
          <w:szCs w:val="28"/>
        </w:rPr>
        <w:t>Ưu điểm, nhược điểm của Windows Forms</w:t>
      </w:r>
      <w:bookmarkEnd w:id="28"/>
    </w:p>
    <w:p w14:paraId="30808B30" w14:textId="77777777" w:rsidR="00002949" w:rsidRPr="00476B11" w:rsidRDefault="00002949" w:rsidP="00C5751A">
      <w:pPr>
        <w:spacing w:line="360" w:lineRule="auto"/>
        <w:rPr>
          <w:rFonts w:cs="Times New Roman"/>
          <w:sz w:val="28"/>
          <w:szCs w:val="28"/>
        </w:rPr>
      </w:pPr>
      <w:r w:rsidRPr="00476B11">
        <w:rPr>
          <w:rFonts w:cs="Times New Roman"/>
          <w:sz w:val="28"/>
          <w:szCs w:val="28"/>
        </w:rPr>
        <w:tab/>
        <w:t>Ưu điểm:</w:t>
      </w:r>
    </w:p>
    <w:p w14:paraId="4E6872F9" w14:textId="77777777" w:rsidR="00002949" w:rsidRPr="00476B11" w:rsidRDefault="00002949" w:rsidP="00C5751A">
      <w:pPr>
        <w:pStyle w:val="ListParagraph"/>
        <w:numPr>
          <w:ilvl w:val="0"/>
          <w:numId w:val="42"/>
        </w:numPr>
        <w:spacing w:line="360" w:lineRule="auto"/>
        <w:rPr>
          <w:rFonts w:cs="Times New Roman"/>
          <w:sz w:val="28"/>
          <w:szCs w:val="28"/>
        </w:rPr>
      </w:pPr>
      <w:r w:rsidRPr="00476B11">
        <w:rPr>
          <w:rFonts w:cs="Times New Roman"/>
          <w:sz w:val="28"/>
          <w:szCs w:val="28"/>
        </w:rPr>
        <w:t>Giao diện kéo thả dễ sử dụng</w:t>
      </w:r>
    </w:p>
    <w:p w14:paraId="180F9FB0" w14:textId="77777777"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IDE hỗ trợ rất mạnh mẽ là Visual Studio</w:t>
      </w:r>
    </w:p>
    <w:p w14:paraId="2A6DE5A0" w14:textId="77777777"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gắn các sự kiện vào các Control</w:t>
      </w:r>
    </w:p>
    <w:p w14:paraId="550EF7ED" w14:textId="77777777"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Dễ dàng kết nối , hiển thị dữ liệu trong cơ sở dữ liệu</w:t>
      </w:r>
    </w:p>
    <w:p w14:paraId="3A4A1FE8" w14:textId="77777777"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Chỉ cần sử dụng thêm các component như DevExpress có thể tạo ra các giao diện hiện đại, phù hợp với mọi yêu cầu</w:t>
      </w:r>
    </w:p>
    <w:p w14:paraId="48B6D4D5" w14:textId="77777777" w:rsidR="00917932" w:rsidRPr="00476B11" w:rsidRDefault="00917932" w:rsidP="00C5751A">
      <w:pPr>
        <w:pStyle w:val="ListParagraph"/>
        <w:numPr>
          <w:ilvl w:val="0"/>
          <w:numId w:val="42"/>
        </w:numPr>
        <w:spacing w:line="360" w:lineRule="auto"/>
        <w:rPr>
          <w:rFonts w:cs="Times New Roman"/>
          <w:sz w:val="28"/>
          <w:szCs w:val="28"/>
        </w:rPr>
      </w:pPr>
      <w:r w:rsidRPr="00476B11">
        <w:rPr>
          <w:rFonts w:cs="Times New Roman"/>
          <w:sz w:val="28"/>
          <w:szCs w:val="28"/>
        </w:rPr>
        <w:t>Được viết bởi ngôn ngữ C# nên Windows Forms được thừa hưởng tính mạnh mẽ, mềm dẻo và đơn giản của C#</w:t>
      </w:r>
    </w:p>
    <w:p w14:paraId="290FC925" w14:textId="77777777" w:rsidR="00917932"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lastRenderedPageBreak/>
        <w:t>Được nhiều doanh nghiệp sử dụng để tạo ra các phần mềm quản lý, tính tiền, thống kê…</w:t>
      </w:r>
    </w:p>
    <w:p w14:paraId="5DA45B25" w14:textId="77777777" w:rsidR="008B01A7" w:rsidRPr="00476B11" w:rsidRDefault="008B01A7" w:rsidP="00C5751A">
      <w:pPr>
        <w:pStyle w:val="ListParagraph"/>
        <w:numPr>
          <w:ilvl w:val="0"/>
          <w:numId w:val="42"/>
        </w:numPr>
        <w:spacing w:line="360" w:lineRule="auto"/>
        <w:rPr>
          <w:rFonts w:cs="Times New Roman"/>
          <w:sz w:val="28"/>
          <w:szCs w:val="28"/>
        </w:rPr>
      </w:pPr>
      <w:r w:rsidRPr="00476B11">
        <w:rPr>
          <w:rFonts w:cs="Times New Roman"/>
          <w:sz w:val="28"/>
          <w:szCs w:val="28"/>
        </w:rPr>
        <w:t>Được nhiều lập trình viên dùng để tạo ra các tool đơn giản,nâng cao năng suất làm việc</w:t>
      </w:r>
    </w:p>
    <w:p w14:paraId="054977F5" w14:textId="77777777" w:rsidR="008B01A7" w:rsidRPr="00476B11" w:rsidRDefault="008B01A7" w:rsidP="00C5751A">
      <w:pPr>
        <w:spacing w:line="360" w:lineRule="auto"/>
        <w:ind w:left="720"/>
        <w:rPr>
          <w:rFonts w:cs="Times New Roman"/>
          <w:sz w:val="28"/>
          <w:szCs w:val="28"/>
        </w:rPr>
      </w:pPr>
      <w:r w:rsidRPr="00476B11">
        <w:rPr>
          <w:rFonts w:cs="Times New Roman"/>
          <w:sz w:val="28"/>
          <w:szCs w:val="28"/>
        </w:rPr>
        <w:t>Nhược điểm:</w:t>
      </w:r>
    </w:p>
    <w:p w14:paraId="6E8B997D" w14:textId="77777777"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Chỉ chạy trên Windows và có cài .NET Framework</w:t>
      </w:r>
    </w:p>
    <w:p w14:paraId="7C8C460B" w14:textId="77777777" w:rsidR="008B01A7" w:rsidRPr="00476B11" w:rsidRDefault="008B01A7" w:rsidP="00C5751A">
      <w:pPr>
        <w:pStyle w:val="ListParagraph"/>
        <w:numPr>
          <w:ilvl w:val="0"/>
          <w:numId w:val="43"/>
        </w:numPr>
        <w:spacing w:line="360" w:lineRule="auto"/>
        <w:rPr>
          <w:rFonts w:cs="Times New Roman"/>
          <w:sz w:val="28"/>
          <w:szCs w:val="28"/>
        </w:rPr>
      </w:pPr>
      <w:r w:rsidRPr="00476B11">
        <w:rPr>
          <w:rFonts w:cs="Times New Roman"/>
          <w:sz w:val="28"/>
          <w:szCs w:val="28"/>
        </w:rPr>
        <w:t>Vì ra đời từ khá lâu nên có một số điểm đã lạc hậu, không theo kịp các nền tảng hiện thời như Electron</w:t>
      </w:r>
    </w:p>
    <w:p w14:paraId="2C681B18" w14:textId="77777777" w:rsidR="008B01A7" w:rsidRPr="00476B11" w:rsidRDefault="008B01A7" w:rsidP="00C5751A">
      <w:pPr>
        <w:pStyle w:val="Heading2"/>
        <w:spacing w:line="360" w:lineRule="auto"/>
        <w:rPr>
          <w:rFonts w:ascii="Times New Roman" w:hAnsi="Times New Roman" w:cs="Times New Roman"/>
          <w:sz w:val="28"/>
          <w:szCs w:val="28"/>
        </w:rPr>
      </w:pPr>
      <w:bookmarkStart w:id="29" w:name="_Toc495177834"/>
      <w:r w:rsidRPr="00476B11">
        <w:rPr>
          <w:rFonts w:ascii="Times New Roman" w:hAnsi="Times New Roman" w:cs="Times New Roman"/>
          <w:sz w:val="28"/>
          <w:szCs w:val="28"/>
        </w:rPr>
        <w:t xml:space="preserve">2.4. </w:t>
      </w:r>
      <w:r w:rsidR="00520118" w:rsidRPr="00476B11">
        <w:rPr>
          <w:rFonts w:ascii="Times New Roman" w:hAnsi="Times New Roman" w:cs="Times New Roman"/>
          <w:sz w:val="28"/>
          <w:szCs w:val="28"/>
        </w:rPr>
        <w:t>Tương lai của Windows Forms</w:t>
      </w:r>
      <w:bookmarkEnd w:id="29"/>
    </w:p>
    <w:p w14:paraId="30E42E61" w14:textId="77777777" w:rsidR="00895DC1" w:rsidRPr="00476B11" w:rsidRDefault="00520118" w:rsidP="00C5751A">
      <w:pPr>
        <w:spacing w:line="360" w:lineRule="auto"/>
        <w:ind w:firstLine="720"/>
        <w:rPr>
          <w:rFonts w:cs="Times New Roman"/>
          <w:sz w:val="28"/>
          <w:szCs w:val="28"/>
        </w:rPr>
      </w:pPr>
      <w:r w:rsidRPr="00476B11">
        <w:rPr>
          <w:rFonts w:cs="Times New Roman"/>
          <w:sz w:val="28"/>
          <w:szCs w:val="28"/>
        </w:rPr>
        <w:t xml:space="preserve">Để xây dựng được một ứng dụng Windows Form khá nhanh và đơn giản vì vậy trong tương lai, nền tảng Windows Forms vẫn sẽ tồn tại. </w:t>
      </w:r>
      <w:r w:rsidR="00020829" w:rsidRPr="00476B11">
        <w:rPr>
          <w:rFonts w:cs="Times New Roman"/>
          <w:sz w:val="28"/>
          <w:szCs w:val="28"/>
        </w:rPr>
        <w:t>Cộng thêm với việc số lượng người sử dụng máy tính Windows là rất nhiều nên nhu cầu về các phần mềm trên hệ điều hành này vẫn là khá lớn.</w:t>
      </w:r>
    </w:p>
    <w:p w14:paraId="3CD3FDBB" w14:textId="77777777" w:rsidR="00895DC1" w:rsidRPr="00476B11" w:rsidRDefault="00020829" w:rsidP="00C5751A">
      <w:pPr>
        <w:spacing w:line="360" w:lineRule="auto"/>
        <w:ind w:firstLine="720"/>
        <w:rPr>
          <w:rFonts w:cs="Times New Roman"/>
          <w:sz w:val="28"/>
          <w:szCs w:val="28"/>
        </w:rPr>
      </w:pPr>
      <w:r w:rsidRPr="00476B11">
        <w:rPr>
          <w:rFonts w:cs="Times New Roman"/>
          <w:sz w:val="28"/>
          <w:szCs w:val="28"/>
        </w:rPr>
        <w:t>Các doanh nghiệp, cơ quan nhà nước vẫn cần những phần mềm quản lý đơn giản, dễ sử dụng, chi phí rẻ, thời gian xây dựng nhanh chóng, do đó Windows Forms vẫn là một sự lựa chọn hoàn hảo.</w:t>
      </w:r>
    </w:p>
    <w:p w14:paraId="2BB9B525" w14:textId="77777777" w:rsidR="00020829" w:rsidRPr="00476B11" w:rsidRDefault="00020829" w:rsidP="00C5751A">
      <w:pPr>
        <w:spacing w:line="360" w:lineRule="auto"/>
        <w:ind w:firstLine="720"/>
        <w:rPr>
          <w:rFonts w:cs="Times New Roman"/>
          <w:sz w:val="28"/>
          <w:szCs w:val="28"/>
        </w:rPr>
      </w:pPr>
      <w:r w:rsidRPr="00476B11">
        <w:rPr>
          <w:rFonts w:cs="Times New Roman"/>
          <w:sz w:val="28"/>
          <w:szCs w:val="28"/>
        </w:rPr>
        <w:t>Trong nhiều trường đại học hiện nay vẫn giảng dạy, học tập C# và Windows Forms là vì những ưu điểm của chúng được các ngôn ngữ lập trình, thư viện hiện đại kế thừa. Do đó học Windows Forms chính là xây dựng một nền tảng vững chắc để học các công nghệ hiện đại hơn.</w:t>
      </w:r>
    </w:p>
    <w:p w14:paraId="0E67077D" w14:textId="77777777" w:rsidR="00895DC1" w:rsidRPr="00DE2C3C" w:rsidRDefault="00895DC1" w:rsidP="00C5751A">
      <w:pPr>
        <w:spacing w:line="360" w:lineRule="auto"/>
        <w:rPr>
          <w:rFonts w:cs="Times New Roman"/>
          <w:sz w:val="28"/>
          <w:szCs w:val="28"/>
        </w:rPr>
      </w:pPr>
    </w:p>
    <w:p w14:paraId="2196FEFC" w14:textId="77777777" w:rsidR="00895DC1" w:rsidRPr="00DE2C3C" w:rsidRDefault="00895DC1" w:rsidP="00C5751A">
      <w:pPr>
        <w:spacing w:line="360" w:lineRule="auto"/>
        <w:rPr>
          <w:rFonts w:cs="Times New Roman"/>
          <w:sz w:val="28"/>
          <w:szCs w:val="28"/>
        </w:rPr>
      </w:pPr>
    </w:p>
    <w:p w14:paraId="38C0C258" w14:textId="77777777" w:rsidR="00895DC1" w:rsidRPr="00DE2C3C" w:rsidRDefault="00895DC1" w:rsidP="00C5751A">
      <w:pPr>
        <w:spacing w:line="360" w:lineRule="auto"/>
        <w:rPr>
          <w:rFonts w:cs="Times New Roman"/>
          <w:sz w:val="28"/>
          <w:szCs w:val="28"/>
        </w:rPr>
      </w:pPr>
    </w:p>
    <w:p w14:paraId="55EC77AB" w14:textId="77777777" w:rsidR="00895DC1" w:rsidRPr="00DE2C3C" w:rsidRDefault="00895DC1" w:rsidP="00C5751A">
      <w:pPr>
        <w:spacing w:line="360" w:lineRule="auto"/>
        <w:rPr>
          <w:rFonts w:cs="Times New Roman"/>
          <w:sz w:val="28"/>
          <w:szCs w:val="28"/>
        </w:rPr>
      </w:pPr>
    </w:p>
    <w:p w14:paraId="6BB7C2D2" w14:textId="77777777" w:rsidR="00895DC1" w:rsidRPr="00DE2C3C" w:rsidRDefault="00895DC1" w:rsidP="00C5751A">
      <w:pPr>
        <w:spacing w:line="360" w:lineRule="auto"/>
        <w:rPr>
          <w:rFonts w:cs="Times New Roman"/>
          <w:sz w:val="28"/>
          <w:szCs w:val="28"/>
        </w:rPr>
      </w:pPr>
    </w:p>
    <w:p w14:paraId="03B9DB1E" w14:textId="77777777" w:rsidR="00895DC1" w:rsidRPr="00DE2C3C" w:rsidRDefault="00895DC1" w:rsidP="00C5751A">
      <w:pPr>
        <w:spacing w:line="360" w:lineRule="auto"/>
        <w:rPr>
          <w:rFonts w:cs="Times New Roman"/>
          <w:sz w:val="28"/>
          <w:szCs w:val="28"/>
        </w:rPr>
      </w:pPr>
    </w:p>
    <w:p w14:paraId="0C17C5E0" w14:textId="77777777" w:rsidR="00895DC1" w:rsidRPr="00DE2C3C" w:rsidRDefault="00895DC1" w:rsidP="00C5751A">
      <w:pPr>
        <w:spacing w:line="360" w:lineRule="auto"/>
        <w:rPr>
          <w:rFonts w:cs="Times New Roman"/>
          <w:sz w:val="28"/>
          <w:szCs w:val="28"/>
        </w:rPr>
      </w:pPr>
    </w:p>
    <w:p w14:paraId="070EC9CB" w14:textId="77777777" w:rsidR="00895DC1" w:rsidRPr="00DE2C3C" w:rsidRDefault="00895DC1" w:rsidP="00C5751A">
      <w:pPr>
        <w:spacing w:line="360" w:lineRule="auto"/>
        <w:rPr>
          <w:rFonts w:cs="Times New Roman"/>
          <w:sz w:val="28"/>
          <w:szCs w:val="28"/>
        </w:rPr>
      </w:pPr>
    </w:p>
    <w:p w14:paraId="5D6012B0" w14:textId="77777777" w:rsidR="00895DC1" w:rsidRPr="00DE2C3C" w:rsidRDefault="00895DC1" w:rsidP="00C5751A">
      <w:pPr>
        <w:spacing w:line="360" w:lineRule="auto"/>
        <w:rPr>
          <w:rFonts w:cs="Times New Roman"/>
          <w:sz w:val="28"/>
          <w:szCs w:val="28"/>
        </w:rPr>
      </w:pPr>
    </w:p>
    <w:p w14:paraId="49B9CEA4" w14:textId="77777777" w:rsidR="00BA1413" w:rsidRPr="00DE2C3C" w:rsidRDefault="00394EC3" w:rsidP="00C5751A">
      <w:pPr>
        <w:pStyle w:val="Heading1"/>
        <w:spacing w:line="360" w:lineRule="auto"/>
        <w:rPr>
          <w:rFonts w:ascii="Times New Roman" w:hAnsi="Times New Roman" w:cs="Times New Roman"/>
          <w:sz w:val="28"/>
          <w:szCs w:val="28"/>
        </w:rPr>
      </w:pPr>
      <w:bookmarkStart w:id="30" w:name="_Toc495177835"/>
      <w:r w:rsidRPr="00DE2C3C">
        <w:rPr>
          <w:rFonts w:ascii="Times New Roman" w:hAnsi="Times New Roman" w:cs="Times New Roman"/>
          <w:sz w:val="28"/>
          <w:szCs w:val="28"/>
        </w:rPr>
        <w:t xml:space="preserve">CHƯƠNG </w:t>
      </w:r>
      <w:r w:rsidR="00F12233">
        <w:rPr>
          <w:rFonts w:ascii="Times New Roman" w:hAnsi="Times New Roman" w:cs="Times New Roman"/>
          <w:sz w:val="28"/>
          <w:szCs w:val="28"/>
        </w:rPr>
        <w:t>3</w:t>
      </w:r>
      <w:bookmarkEnd w:id="30"/>
    </w:p>
    <w:p w14:paraId="78394836" w14:textId="6D722A97" w:rsidR="007E3735" w:rsidRPr="00DE2C3C" w:rsidRDefault="004D1104" w:rsidP="00C5751A">
      <w:pPr>
        <w:pStyle w:val="Heading1"/>
        <w:spacing w:line="360" w:lineRule="auto"/>
        <w:rPr>
          <w:rFonts w:ascii="Times New Roman" w:hAnsi="Times New Roman" w:cs="Times New Roman"/>
          <w:sz w:val="28"/>
          <w:szCs w:val="28"/>
        </w:rPr>
      </w:pPr>
      <w:bookmarkStart w:id="31" w:name="_Toc495177836"/>
      <w:commentRangeStart w:id="32"/>
      <w:ins w:id="33" w:author="HungNV" w:date="2017-10-08T15:12:00Z">
        <w:r>
          <w:rPr>
            <w:rFonts w:ascii="Times New Roman" w:hAnsi="Times New Roman" w:cs="Times New Roman"/>
            <w:sz w:val="28"/>
            <w:szCs w:val="28"/>
          </w:rPr>
          <w:t xml:space="preserve">KHẢO SÁT VÀ </w:t>
        </w:r>
      </w:ins>
      <w:r w:rsidR="00394EC3" w:rsidRPr="00DE2C3C">
        <w:rPr>
          <w:rFonts w:ascii="Times New Roman" w:hAnsi="Times New Roman" w:cs="Times New Roman"/>
          <w:sz w:val="28"/>
          <w:szCs w:val="28"/>
        </w:rPr>
        <w:t>PHÂN TÍCH HỆ THỐNG</w:t>
      </w:r>
      <w:bookmarkEnd w:id="31"/>
      <w:commentRangeEnd w:id="32"/>
      <w:r>
        <w:rPr>
          <w:rStyle w:val="CommentReference"/>
          <w:rFonts w:ascii="Times New Roman" w:eastAsiaTheme="minorHAnsi" w:hAnsi="Times New Roman" w:cstheme="minorBidi"/>
          <w:b w:val="0"/>
          <w:color w:val="auto"/>
        </w:rPr>
        <w:commentReference w:id="32"/>
      </w:r>
    </w:p>
    <w:p w14:paraId="48942944" w14:textId="77777777" w:rsidR="007E3735" w:rsidRPr="00DE2C3C" w:rsidRDefault="00F12233" w:rsidP="00C5751A">
      <w:pPr>
        <w:pStyle w:val="Heading2"/>
        <w:spacing w:line="360" w:lineRule="auto"/>
        <w:rPr>
          <w:rFonts w:ascii="Times New Roman" w:hAnsi="Times New Roman" w:cs="Times New Roman"/>
          <w:sz w:val="28"/>
          <w:szCs w:val="28"/>
        </w:rPr>
      </w:pPr>
      <w:bookmarkStart w:id="34" w:name="_Toc495177837"/>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1. </w:t>
      </w:r>
      <w:r w:rsidR="007E3735" w:rsidRPr="00DE2C3C">
        <w:rPr>
          <w:rFonts w:ascii="Times New Roman" w:hAnsi="Times New Roman" w:cs="Times New Roman"/>
          <w:sz w:val="28"/>
          <w:szCs w:val="28"/>
        </w:rPr>
        <w:t>Sơ đồ tổng quan hệ thống</w:t>
      </w:r>
      <w:bookmarkEnd w:id="34"/>
    </w:p>
    <w:p w14:paraId="76FFF409" w14:textId="77777777" w:rsidR="007E3735" w:rsidRPr="00DE2C3C" w:rsidRDefault="007E3735" w:rsidP="00C5751A">
      <w:pPr>
        <w:spacing w:line="360" w:lineRule="auto"/>
        <w:rPr>
          <w:rFonts w:cs="Times New Roman"/>
          <w:sz w:val="28"/>
          <w:szCs w:val="28"/>
        </w:rPr>
      </w:pPr>
    </w:p>
    <w:p w14:paraId="5441F168" w14:textId="77777777" w:rsidR="007E3735" w:rsidRPr="00DE2C3C" w:rsidRDefault="00E309C6" w:rsidP="00C5751A">
      <w:pPr>
        <w:spacing w:line="360" w:lineRule="auto"/>
        <w:jc w:val="center"/>
        <w:rPr>
          <w:rFonts w:cs="Times New Roman"/>
          <w:sz w:val="28"/>
          <w:szCs w:val="28"/>
        </w:rPr>
      </w:pPr>
      <w:r>
        <w:rPr>
          <w:rFonts w:cs="Times New Roman"/>
          <w:sz w:val="28"/>
          <w:szCs w:val="28"/>
        </w:rPr>
        <w:pict w14:anchorId="6A4E2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391.5pt">
            <v:imagedata r:id="rId10" o:title="SoDoTongQuan"/>
          </v:shape>
        </w:pict>
      </w:r>
    </w:p>
    <w:p w14:paraId="00D7119B" w14:textId="77777777" w:rsidR="00CC567B" w:rsidRPr="00DE2C3C" w:rsidRDefault="00CC567B"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1. Sơ đồ tổng quan hệ thống</w:t>
      </w:r>
    </w:p>
    <w:p w14:paraId="55CB0D39" w14:textId="77777777" w:rsidR="007E3735" w:rsidRPr="00DE2C3C" w:rsidRDefault="007E3735" w:rsidP="00C5751A">
      <w:pPr>
        <w:spacing w:line="360" w:lineRule="auto"/>
        <w:jc w:val="center"/>
        <w:rPr>
          <w:rFonts w:cs="Times New Roman"/>
          <w:sz w:val="28"/>
          <w:szCs w:val="28"/>
        </w:rPr>
      </w:pPr>
    </w:p>
    <w:p w14:paraId="69C71A19" w14:textId="77777777" w:rsidR="007E3735" w:rsidRPr="00DE2C3C" w:rsidRDefault="00F12233" w:rsidP="00C5751A">
      <w:pPr>
        <w:pStyle w:val="Heading2"/>
        <w:spacing w:line="360" w:lineRule="auto"/>
        <w:rPr>
          <w:rFonts w:ascii="Times New Roman" w:hAnsi="Times New Roman" w:cs="Times New Roman"/>
          <w:sz w:val="28"/>
          <w:szCs w:val="28"/>
        </w:rPr>
      </w:pPr>
      <w:bookmarkStart w:id="35" w:name="_Toc495177838"/>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 </w:t>
      </w:r>
      <w:r w:rsidR="007E3735" w:rsidRPr="00DE2C3C">
        <w:rPr>
          <w:rFonts w:ascii="Times New Roman" w:hAnsi="Times New Roman" w:cs="Times New Roman"/>
          <w:sz w:val="28"/>
          <w:szCs w:val="28"/>
        </w:rPr>
        <w:t>Xây dựng biểu đồ ca sử dụng</w:t>
      </w:r>
      <w:bookmarkEnd w:id="35"/>
    </w:p>
    <w:p w14:paraId="164126F2" w14:textId="77777777" w:rsidR="006240CE" w:rsidRPr="00DE2C3C" w:rsidRDefault="00F12233" w:rsidP="00C5751A">
      <w:pPr>
        <w:pStyle w:val="Heading3"/>
        <w:spacing w:line="360" w:lineRule="auto"/>
        <w:rPr>
          <w:rFonts w:ascii="Times New Roman" w:hAnsi="Times New Roman" w:cs="Times New Roman"/>
          <w:sz w:val="28"/>
          <w:szCs w:val="28"/>
        </w:rPr>
      </w:pPr>
      <w:bookmarkStart w:id="36" w:name="_Toc495177839"/>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18B" w:rsidRPr="00DE2C3C">
        <w:rPr>
          <w:rFonts w:ascii="Times New Roman" w:hAnsi="Times New Roman" w:cs="Times New Roman"/>
          <w:sz w:val="28"/>
          <w:szCs w:val="28"/>
        </w:rPr>
        <w:t xml:space="preserve">2.1. </w:t>
      </w:r>
      <w:r w:rsidR="006240CE" w:rsidRPr="00DE2C3C">
        <w:rPr>
          <w:rFonts w:ascii="Times New Roman" w:hAnsi="Times New Roman" w:cs="Times New Roman"/>
          <w:sz w:val="28"/>
          <w:szCs w:val="28"/>
        </w:rPr>
        <w:t>Danh sách các tác nhân</w:t>
      </w:r>
      <w:bookmarkEnd w:id="36"/>
    </w:p>
    <w:p w14:paraId="5C7FE109" w14:textId="77777777" w:rsidR="006240CE" w:rsidRPr="00DE2C3C" w:rsidRDefault="006240CE" w:rsidP="00C5751A">
      <w:pPr>
        <w:tabs>
          <w:tab w:val="left" w:pos="709"/>
          <w:tab w:val="left" w:pos="993"/>
          <w:tab w:val="left" w:pos="1276"/>
          <w:tab w:val="left" w:pos="1418"/>
          <w:tab w:val="left" w:pos="1560"/>
          <w:tab w:val="left" w:pos="1843"/>
        </w:tabs>
        <w:spacing w:after="0" w:line="360" w:lineRule="auto"/>
        <w:ind w:left="709"/>
        <w:rPr>
          <w:rFonts w:cs="Times New Roman"/>
          <w:color w:val="000000" w:themeColor="text1"/>
          <w:sz w:val="28"/>
          <w:szCs w:val="28"/>
        </w:rPr>
      </w:pPr>
      <w:r w:rsidRPr="00DE2C3C">
        <w:rPr>
          <w:rFonts w:cs="Times New Roman"/>
          <w:color w:val="000000" w:themeColor="text1"/>
          <w:sz w:val="28"/>
          <w:szCs w:val="28"/>
          <w:lang w:val="vi-VN"/>
        </w:rPr>
        <w:t>Hệ thống gồm hai tác nhân:</w:t>
      </w:r>
    </w:p>
    <w:p w14:paraId="30E90F48" w14:textId="77777777" w:rsidR="006240CE"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lang w:val="vi-VN"/>
        </w:rPr>
      </w:pPr>
      <w:r w:rsidRPr="00DE2C3C">
        <w:rPr>
          <w:rFonts w:cs="Times New Roman"/>
          <w:color w:val="000000" w:themeColor="text1"/>
          <w:sz w:val="28"/>
          <w:szCs w:val="28"/>
          <w:lang w:val="vi-VN"/>
        </w:rPr>
        <w:t>Quản trị viên</w:t>
      </w:r>
      <w:r w:rsidRPr="00DE2C3C">
        <w:rPr>
          <w:rFonts w:cs="Times New Roman"/>
          <w:color w:val="000000" w:themeColor="text1"/>
          <w:sz w:val="28"/>
          <w:szCs w:val="28"/>
        </w:rPr>
        <w:t>:</w:t>
      </w:r>
      <w:r w:rsidRPr="00DE2C3C">
        <w:rPr>
          <w:rFonts w:cs="Times New Roman"/>
          <w:color w:val="000000" w:themeColor="text1"/>
          <w:sz w:val="28"/>
          <w:szCs w:val="28"/>
          <w:lang w:val="vi-VN"/>
        </w:rPr>
        <w:t xml:space="preserve"> Là người có thể chỉnh sửa thông tin về cây, nhóm cây, </w:t>
      </w:r>
      <w:r w:rsidRPr="00DE2C3C">
        <w:rPr>
          <w:rFonts w:cs="Times New Roman"/>
          <w:color w:val="000000" w:themeColor="text1"/>
          <w:sz w:val="28"/>
          <w:szCs w:val="28"/>
        </w:rPr>
        <w:t>khách hàng, xuất hóa đơn bán hàng, thêm hóa đơn nhập, quản lý nhà cung cấp và nhân viên.</w:t>
      </w:r>
    </w:p>
    <w:p w14:paraId="77FBFE0B" w14:textId="77777777" w:rsidR="00D31016" w:rsidRPr="00DE2C3C" w:rsidRDefault="006240CE" w:rsidP="00C5751A">
      <w:pPr>
        <w:pStyle w:val="ListParagraph"/>
        <w:numPr>
          <w:ilvl w:val="0"/>
          <w:numId w:val="5"/>
        </w:numPr>
        <w:tabs>
          <w:tab w:val="left" w:pos="709"/>
          <w:tab w:val="left" w:pos="993"/>
          <w:tab w:val="left" w:pos="1276"/>
          <w:tab w:val="left" w:pos="1418"/>
          <w:tab w:val="left" w:pos="1560"/>
          <w:tab w:val="left" w:pos="1843"/>
        </w:tabs>
        <w:spacing w:after="0" w:line="360" w:lineRule="auto"/>
        <w:rPr>
          <w:rFonts w:cs="Times New Roman"/>
          <w:color w:val="000000" w:themeColor="text1"/>
          <w:sz w:val="28"/>
          <w:szCs w:val="28"/>
        </w:rPr>
      </w:pPr>
      <w:r w:rsidRPr="00DE2C3C">
        <w:rPr>
          <w:rFonts w:cs="Times New Roman"/>
          <w:color w:val="000000" w:themeColor="text1"/>
          <w:sz w:val="28"/>
          <w:szCs w:val="28"/>
        </w:rPr>
        <w:t>Nhân viên: Là những người có thể xuất hóa đơn bán hàng và quản lý khách hàng.</w:t>
      </w:r>
    </w:p>
    <w:p w14:paraId="194DD160" w14:textId="77777777" w:rsidR="006240CE" w:rsidRPr="00DE2C3C" w:rsidRDefault="00F12233" w:rsidP="00C5751A">
      <w:pPr>
        <w:pStyle w:val="Heading3"/>
        <w:spacing w:line="360" w:lineRule="auto"/>
        <w:rPr>
          <w:rFonts w:ascii="Times New Roman" w:hAnsi="Times New Roman" w:cs="Times New Roman"/>
          <w:sz w:val="28"/>
          <w:szCs w:val="28"/>
        </w:rPr>
      </w:pPr>
      <w:bookmarkStart w:id="37" w:name="_Toc495177840"/>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 </w:t>
      </w:r>
      <w:r w:rsidR="00E64262" w:rsidRPr="00DE2C3C">
        <w:rPr>
          <w:rFonts w:ascii="Times New Roman" w:hAnsi="Times New Roman" w:cs="Times New Roman"/>
          <w:sz w:val="28"/>
          <w:szCs w:val="28"/>
        </w:rPr>
        <w:t>Xác định các ca sử dụng</w:t>
      </w:r>
      <w:bookmarkEnd w:id="37"/>
    </w:p>
    <w:p w14:paraId="59662092" w14:textId="77777777" w:rsidR="00E64262"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2.2.1. </w:t>
      </w:r>
      <w:r w:rsidR="00E64262" w:rsidRPr="00DE2C3C">
        <w:rPr>
          <w:rFonts w:ascii="Times New Roman" w:hAnsi="Times New Roman" w:cs="Times New Roman"/>
          <w:sz w:val="28"/>
          <w:szCs w:val="28"/>
        </w:rPr>
        <w:t>Gói quản lý cây</w:t>
      </w:r>
    </w:p>
    <w:p w14:paraId="3DFC72EE" w14:textId="77777777" w:rsidR="00E64262" w:rsidRPr="00DE2C3C" w:rsidRDefault="00B8678C" w:rsidP="00C5751A">
      <w:pPr>
        <w:pStyle w:val="ListParagraph"/>
        <w:numPr>
          <w:ilvl w:val="0"/>
          <w:numId w:val="6"/>
        </w:numPr>
        <w:spacing w:line="360" w:lineRule="auto"/>
        <w:rPr>
          <w:rFonts w:cs="Times New Roman"/>
          <w:sz w:val="28"/>
          <w:szCs w:val="28"/>
        </w:rPr>
      </w:pPr>
      <w:r w:rsidRPr="00DE2C3C">
        <w:rPr>
          <w:rFonts w:cs="Times New Roman"/>
          <w:sz w:val="28"/>
          <w:szCs w:val="28"/>
        </w:rPr>
        <w:t>Uc1: Tìm kiếm cây</w:t>
      </w:r>
    </w:p>
    <w:p w14:paraId="18D1F1E6" w14:textId="77777777"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cây</w:t>
      </w:r>
    </w:p>
    <w:p w14:paraId="4939CB70" w14:textId="77777777"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cây</w:t>
      </w:r>
    </w:p>
    <w:p w14:paraId="493E5B15" w14:textId="77777777" w:rsidR="00B8678C" w:rsidRPr="00DE2C3C" w:rsidRDefault="008024B4" w:rsidP="00C5751A">
      <w:pPr>
        <w:pStyle w:val="ListParagraph"/>
        <w:numPr>
          <w:ilvl w:val="0"/>
          <w:numId w:val="6"/>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cây</w:t>
      </w:r>
    </w:p>
    <w:p w14:paraId="783914D5" w14:textId="77777777"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024B4" w:rsidRPr="00DE2C3C">
        <w:rPr>
          <w:rFonts w:ascii="Times New Roman" w:hAnsi="Times New Roman" w:cs="Times New Roman"/>
          <w:sz w:val="28"/>
          <w:szCs w:val="28"/>
        </w:rPr>
        <w:t xml:space="preserve">2.2.2. </w:t>
      </w:r>
      <w:r w:rsidR="00B8678C" w:rsidRPr="00DE2C3C">
        <w:rPr>
          <w:rFonts w:ascii="Times New Roman" w:hAnsi="Times New Roman" w:cs="Times New Roman"/>
          <w:sz w:val="28"/>
          <w:szCs w:val="28"/>
        </w:rPr>
        <w:t>Gói quản lý nhóm cây</w:t>
      </w:r>
    </w:p>
    <w:p w14:paraId="40E13846" w14:textId="77777777" w:rsidR="00B8678C" w:rsidRPr="00DE2C3C" w:rsidRDefault="00B8678C" w:rsidP="00C5751A">
      <w:pPr>
        <w:pStyle w:val="ListParagraph"/>
        <w:numPr>
          <w:ilvl w:val="0"/>
          <w:numId w:val="7"/>
        </w:numPr>
        <w:spacing w:line="360" w:lineRule="auto"/>
        <w:rPr>
          <w:rFonts w:cs="Times New Roman"/>
          <w:sz w:val="28"/>
          <w:szCs w:val="28"/>
        </w:rPr>
      </w:pPr>
      <w:r w:rsidRPr="00DE2C3C">
        <w:rPr>
          <w:rFonts w:cs="Times New Roman"/>
          <w:sz w:val="28"/>
          <w:szCs w:val="28"/>
        </w:rPr>
        <w:t>Uc1: Tìm kiếm nhóm cây</w:t>
      </w:r>
    </w:p>
    <w:p w14:paraId="1B38A9E0" w14:textId="77777777"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Uc2: </w:t>
      </w:r>
      <w:r w:rsidR="00B8678C" w:rsidRPr="00DE2C3C">
        <w:rPr>
          <w:rFonts w:cs="Times New Roman"/>
          <w:sz w:val="28"/>
          <w:szCs w:val="28"/>
        </w:rPr>
        <w:t>Thêm nhóm cây</w:t>
      </w:r>
    </w:p>
    <w:p w14:paraId="67D9C50C" w14:textId="77777777"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nhóm cây</w:t>
      </w:r>
    </w:p>
    <w:p w14:paraId="286952EC" w14:textId="77777777" w:rsidR="00B8678C" w:rsidRPr="00DE2C3C" w:rsidRDefault="008024B4" w:rsidP="00C5751A">
      <w:pPr>
        <w:pStyle w:val="ListParagraph"/>
        <w:numPr>
          <w:ilvl w:val="0"/>
          <w:numId w:val="7"/>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nhóm cây</w:t>
      </w:r>
    </w:p>
    <w:p w14:paraId="6B9F0159" w14:textId="77777777"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2.2.3. </w:t>
      </w:r>
      <w:r w:rsidR="00B8678C" w:rsidRPr="00DE2C3C">
        <w:rPr>
          <w:rFonts w:ascii="Times New Roman" w:hAnsi="Times New Roman" w:cs="Times New Roman"/>
          <w:sz w:val="28"/>
          <w:szCs w:val="28"/>
        </w:rPr>
        <w:t>Gói quản lý nhân viên</w:t>
      </w:r>
    </w:p>
    <w:p w14:paraId="4E039676" w14:textId="77777777"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Uc1: </w:t>
      </w:r>
      <w:r w:rsidR="00B8678C" w:rsidRPr="00DE2C3C">
        <w:rPr>
          <w:rFonts w:cs="Times New Roman"/>
          <w:sz w:val="28"/>
          <w:szCs w:val="28"/>
        </w:rPr>
        <w:t>Tìm kiếm nhân viên</w:t>
      </w:r>
    </w:p>
    <w:p w14:paraId="7AB012B1" w14:textId="77777777"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Uc2:</w:t>
      </w:r>
      <w:r w:rsidR="00B8678C" w:rsidRPr="00DE2C3C">
        <w:rPr>
          <w:rFonts w:cs="Times New Roman"/>
          <w:sz w:val="28"/>
          <w:szCs w:val="28"/>
        </w:rPr>
        <w:t xml:space="preserve"> Thêm nhân viên</w:t>
      </w:r>
    </w:p>
    <w:p w14:paraId="4FCA0ABC" w14:textId="77777777"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Uc3: </w:t>
      </w:r>
      <w:r w:rsidR="00B8678C" w:rsidRPr="00DE2C3C">
        <w:rPr>
          <w:rFonts w:cs="Times New Roman"/>
          <w:sz w:val="28"/>
          <w:szCs w:val="28"/>
        </w:rPr>
        <w:t>Sửa nhân viên</w:t>
      </w:r>
    </w:p>
    <w:p w14:paraId="150AA0A5" w14:textId="77777777" w:rsidR="00B8678C" w:rsidRPr="00DE2C3C" w:rsidRDefault="00A804FD" w:rsidP="00C5751A">
      <w:pPr>
        <w:pStyle w:val="ListParagraph"/>
        <w:numPr>
          <w:ilvl w:val="0"/>
          <w:numId w:val="8"/>
        </w:numPr>
        <w:spacing w:line="360" w:lineRule="auto"/>
        <w:rPr>
          <w:rFonts w:cs="Times New Roman"/>
          <w:sz w:val="28"/>
          <w:szCs w:val="28"/>
        </w:rPr>
      </w:pPr>
      <w:r w:rsidRPr="00DE2C3C">
        <w:rPr>
          <w:rFonts w:cs="Times New Roman"/>
          <w:sz w:val="28"/>
          <w:szCs w:val="28"/>
        </w:rPr>
        <w:t xml:space="preserve">Uc4: </w:t>
      </w:r>
      <w:r w:rsidR="00B8678C" w:rsidRPr="00DE2C3C">
        <w:rPr>
          <w:rFonts w:cs="Times New Roman"/>
          <w:sz w:val="28"/>
          <w:szCs w:val="28"/>
        </w:rPr>
        <w:t>Xóa nhân viên</w:t>
      </w:r>
    </w:p>
    <w:p w14:paraId="53C1A552" w14:textId="77777777"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804FD" w:rsidRPr="00DE2C3C">
        <w:rPr>
          <w:rFonts w:ascii="Times New Roman" w:hAnsi="Times New Roman" w:cs="Times New Roman"/>
          <w:sz w:val="28"/>
          <w:szCs w:val="28"/>
        </w:rPr>
        <w:t xml:space="preserve">2.2.4. </w:t>
      </w:r>
      <w:r w:rsidR="00B8678C" w:rsidRPr="00DE2C3C">
        <w:rPr>
          <w:rFonts w:ascii="Times New Roman" w:hAnsi="Times New Roman" w:cs="Times New Roman"/>
          <w:sz w:val="28"/>
          <w:szCs w:val="28"/>
        </w:rPr>
        <w:t>Gói quản lý nhập hàng</w:t>
      </w:r>
    </w:p>
    <w:p w14:paraId="46F00A4A" w14:textId="77777777" w:rsidR="00B8678C"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Uc1: </w:t>
      </w:r>
      <w:r w:rsidR="00425233" w:rsidRPr="00DE2C3C">
        <w:rPr>
          <w:rFonts w:cs="Times New Roman"/>
          <w:sz w:val="28"/>
          <w:szCs w:val="28"/>
        </w:rPr>
        <w:t>Tìm kiếm hóa đơn nhập hàng theo mã hóa đơn</w:t>
      </w:r>
    </w:p>
    <w:p w14:paraId="01C78803" w14:textId="77777777"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Uc2: </w:t>
      </w:r>
      <w:r w:rsidR="00425233" w:rsidRPr="00DE2C3C">
        <w:rPr>
          <w:rFonts w:cs="Times New Roman"/>
          <w:sz w:val="28"/>
          <w:szCs w:val="28"/>
        </w:rPr>
        <w:t>Tìm kiếm hóa đơn nhập hàng theo ngày tạo</w:t>
      </w:r>
    </w:p>
    <w:p w14:paraId="5EB9875F" w14:textId="77777777"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lastRenderedPageBreak/>
        <w:t xml:space="preserve">Uc3: </w:t>
      </w:r>
      <w:r w:rsidR="00425233" w:rsidRPr="00DE2C3C">
        <w:rPr>
          <w:rFonts w:cs="Times New Roman"/>
          <w:sz w:val="28"/>
          <w:szCs w:val="28"/>
        </w:rPr>
        <w:t>Xem chi tiết hóa đơn</w:t>
      </w:r>
    </w:p>
    <w:p w14:paraId="0E8B2EC5" w14:textId="77777777" w:rsidR="00425233" w:rsidRPr="00DE2C3C" w:rsidRDefault="00A804FD" w:rsidP="00C5751A">
      <w:pPr>
        <w:pStyle w:val="ListParagraph"/>
        <w:numPr>
          <w:ilvl w:val="0"/>
          <w:numId w:val="9"/>
        </w:numPr>
        <w:spacing w:line="360" w:lineRule="auto"/>
        <w:rPr>
          <w:rFonts w:cs="Times New Roman"/>
          <w:sz w:val="28"/>
          <w:szCs w:val="28"/>
        </w:rPr>
      </w:pPr>
      <w:r w:rsidRPr="00DE2C3C">
        <w:rPr>
          <w:rFonts w:cs="Times New Roman"/>
          <w:sz w:val="28"/>
          <w:szCs w:val="28"/>
        </w:rPr>
        <w:t xml:space="preserve">Uc4: </w:t>
      </w:r>
      <w:r w:rsidR="00425233" w:rsidRPr="00DE2C3C">
        <w:rPr>
          <w:rFonts w:cs="Times New Roman"/>
          <w:sz w:val="28"/>
          <w:szCs w:val="28"/>
        </w:rPr>
        <w:t>Thêm hóa đơn nhập hàng</w:t>
      </w:r>
    </w:p>
    <w:p w14:paraId="0C8DEB39" w14:textId="77777777" w:rsidR="0042523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DA7F47" w:rsidRPr="00DE2C3C">
        <w:rPr>
          <w:rFonts w:ascii="Times New Roman" w:hAnsi="Times New Roman" w:cs="Times New Roman"/>
          <w:sz w:val="28"/>
          <w:szCs w:val="28"/>
        </w:rPr>
        <w:t xml:space="preserve">2.2.5. </w:t>
      </w:r>
      <w:r w:rsidR="00425233" w:rsidRPr="00DE2C3C">
        <w:rPr>
          <w:rFonts w:ascii="Times New Roman" w:hAnsi="Times New Roman" w:cs="Times New Roman"/>
          <w:sz w:val="28"/>
          <w:szCs w:val="28"/>
        </w:rPr>
        <w:t>Gói quản lý xuất hàng</w:t>
      </w:r>
    </w:p>
    <w:p w14:paraId="3B85B144" w14:textId="77777777" w:rsidR="0042523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Tìm kiếm hóa đơn xuất hàng theo mã hóa đơn</w:t>
      </w:r>
    </w:p>
    <w:p w14:paraId="12EE4317" w14:textId="77777777"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Tìm kiếm hóa đơn xuất hàng theo ngày tạo</w:t>
      </w:r>
    </w:p>
    <w:p w14:paraId="59908479" w14:textId="77777777"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Xem chi tiết hóa đơn</w:t>
      </w:r>
    </w:p>
    <w:p w14:paraId="1836FBDD" w14:textId="77777777" w:rsidR="00DC58E3" w:rsidRPr="00DE2C3C" w:rsidRDefault="00DA7F47" w:rsidP="00C5751A">
      <w:pPr>
        <w:pStyle w:val="ListParagraph"/>
        <w:numPr>
          <w:ilvl w:val="0"/>
          <w:numId w:val="10"/>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Thêm hóa đơn xuất hàng</w:t>
      </w:r>
    </w:p>
    <w:p w14:paraId="106901F7" w14:textId="77777777"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2.2.6. </w:t>
      </w:r>
      <w:r w:rsidR="00DC58E3" w:rsidRPr="00DE2C3C">
        <w:rPr>
          <w:rFonts w:ascii="Times New Roman" w:hAnsi="Times New Roman" w:cs="Times New Roman"/>
          <w:sz w:val="28"/>
          <w:szCs w:val="28"/>
        </w:rPr>
        <w:t>Gói quản lý khách hàng</w:t>
      </w:r>
    </w:p>
    <w:p w14:paraId="277D0872"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khách hàng</w:t>
      </w:r>
    </w:p>
    <w:p w14:paraId="02B9BB3C"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khách hàng</w:t>
      </w:r>
    </w:p>
    <w:p w14:paraId="2A509AA8" w14:textId="77777777"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2.2.7. </w:t>
      </w:r>
      <w:r w:rsidR="00DC58E3" w:rsidRPr="00DE2C3C">
        <w:rPr>
          <w:rFonts w:ascii="Times New Roman" w:hAnsi="Times New Roman" w:cs="Times New Roman"/>
          <w:sz w:val="28"/>
          <w:szCs w:val="28"/>
        </w:rPr>
        <w:t>Gói quản lý nhà cung cấp</w:t>
      </w:r>
    </w:p>
    <w:p w14:paraId="7149D8CD"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Uc1: </w:t>
      </w:r>
      <w:r w:rsidR="00DC58E3" w:rsidRPr="00DE2C3C">
        <w:rPr>
          <w:rFonts w:cs="Times New Roman"/>
          <w:sz w:val="28"/>
          <w:szCs w:val="28"/>
        </w:rPr>
        <w:t>Thêm nhà cung cấp</w:t>
      </w:r>
    </w:p>
    <w:p w14:paraId="390F230A"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Uc2: </w:t>
      </w:r>
      <w:r w:rsidR="00DC58E3" w:rsidRPr="00DE2C3C">
        <w:rPr>
          <w:rFonts w:cs="Times New Roman"/>
          <w:sz w:val="28"/>
          <w:szCs w:val="28"/>
        </w:rPr>
        <w:t>Sửa nhà cung cấp</w:t>
      </w:r>
    </w:p>
    <w:p w14:paraId="14C00622"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Uc3: </w:t>
      </w:r>
      <w:r w:rsidR="00DC58E3" w:rsidRPr="00DE2C3C">
        <w:rPr>
          <w:rFonts w:cs="Times New Roman"/>
          <w:sz w:val="28"/>
          <w:szCs w:val="28"/>
        </w:rPr>
        <w:t>Xóa nhà cung cấp</w:t>
      </w:r>
    </w:p>
    <w:p w14:paraId="25B8157A" w14:textId="77777777" w:rsidR="00DC58E3" w:rsidRPr="00DE2C3C" w:rsidRDefault="00820891" w:rsidP="00C5751A">
      <w:pPr>
        <w:pStyle w:val="ListParagraph"/>
        <w:numPr>
          <w:ilvl w:val="0"/>
          <w:numId w:val="11"/>
        </w:numPr>
        <w:spacing w:line="360" w:lineRule="auto"/>
        <w:rPr>
          <w:rFonts w:cs="Times New Roman"/>
          <w:sz w:val="28"/>
          <w:szCs w:val="28"/>
        </w:rPr>
      </w:pPr>
      <w:r w:rsidRPr="00DE2C3C">
        <w:rPr>
          <w:rFonts w:cs="Times New Roman"/>
          <w:sz w:val="28"/>
          <w:szCs w:val="28"/>
        </w:rPr>
        <w:t xml:space="preserve">Uc4: </w:t>
      </w:r>
      <w:r w:rsidR="00DC58E3" w:rsidRPr="00DE2C3C">
        <w:rPr>
          <w:rFonts w:cs="Times New Roman"/>
          <w:sz w:val="28"/>
          <w:szCs w:val="28"/>
        </w:rPr>
        <w:t>Tìm kiếm nhà cung cấp</w:t>
      </w:r>
    </w:p>
    <w:p w14:paraId="221CBBF8" w14:textId="77777777" w:rsidR="00DC58E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2.2.8. </w:t>
      </w:r>
      <w:r w:rsidR="00D31016" w:rsidRPr="00DE2C3C">
        <w:rPr>
          <w:rFonts w:ascii="Times New Roman" w:hAnsi="Times New Roman" w:cs="Times New Roman"/>
          <w:sz w:val="28"/>
          <w:szCs w:val="28"/>
        </w:rPr>
        <w:t>Gói quản lý quyền</w:t>
      </w:r>
    </w:p>
    <w:p w14:paraId="4363D9FB" w14:textId="77777777" w:rsidR="00D31016" w:rsidRPr="00DE2C3C" w:rsidRDefault="00820891" w:rsidP="00C5751A">
      <w:pPr>
        <w:pStyle w:val="ListParagraph"/>
        <w:numPr>
          <w:ilvl w:val="0"/>
          <w:numId w:val="12"/>
        </w:numPr>
        <w:spacing w:line="360" w:lineRule="auto"/>
        <w:rPr>
          <w:rFonts w:cs="Times New Roman"/>
          <w:sz w:val="28"/>
          <w:szCs w:val="28"/>
        </w:rPr>
      </w:pPr>
      <w:r w:rsidRPr="00DE2C3C">
        <w:rPr>
          <w:rFonts w:cs="Times New Roman"/>
          <w:sz w:val="28"/>
          <w:szCs w:val="28"/>
        </w:rPr>
        <w:t xml:space="preserve">Uc1: </w:t>
      </w:r>
      <w:r w:rsidR="00D31016" w:rsidRPr="00DE2C3C">
        <w:rPr>
          <w:rFonts w:cs="Times New Roman"/>
          <w:sz w:val="28"/>
          <w:szCs w:val="28"/>
        </w:rPr>
        <w:t>Đăng nhập</w:t>
      </w:r>
    </w:p>
    <w:p w14:paraId="68AE578F" w14:textId="77777777" w:rsidR="00D31016" w:rsidRPr="00DE2C3C" w:rsidRDefault="00D31016" w:rsidP="00C5751A">
      <w:pPr>
        <w:pStyle w:val="ListParagraph"/>
        <w:spacing w:line="360" w:lineRule="auto"/>
        <w:ind w:left="1800"/>
        <w:rPr>
          <w:rFonts w:cs="Times New Roman"/>
          <w:sz w:val="28"/>
          <w:szCs w:val="28"/>
        </w:rPr>
      </w:pPr>
    </w:p>
    <w:p w14:paraId="0361FFF0" w14:textId="77777777" w:rsidR="00D31016" w:rsidRPr="00DE2C3C" w:rsidRDefault="00F12233" w:rsidP="00C5751A">
      <w:pPr>
        <w:pStyle w:val="Heading3"/>
        <w:spacing w:line="360" w:lineRule="auto"/>
        <w:rPr>
          <w:rFonts w:ascii="Times New Roman" w:hAnsi="Times New Roman" w:cs="Times New Roman"/>
          <w:sz w:val="28"/>
          <w:szCs w:val="28"/>
        </w:rPr>
      </w:pPr>
      <w:bookmarkStart w:id="38" w:name="_Toc495177841"/>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 </w:t>
      </w:r>
      <w:r w:rsidR="00D31016" w:rsidRPr="00DE2C3C">
        <w:rPr>
          <w:rFonts w:ascii="Times New Roman" w:hAnsi="Times New Roman" w:cs="Times New Roman"/>
          <w:sz w:val="28"/>
          <w:szCs w:val="28"/>
        </w:rPr>
        <w:t>Mô hình các ca sử dụng</w:t>
      </w:r>
      <w:bookmarkEnd w:id="38"/>
    </w:p>
    <w:p w14:paraId="61A45EBF" w14:textId="77777777" w:rsidR="00B8678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2.3.1. </w:t>
      </w:r>
      <w:r w:rsidR="00D31016" w:rsidRPr="00DE2C3C">
        <w:rPr>
          <w:rFonts w:ascii="Times New Roman" w:hAnsi="Times New Roman" w:cs="Times New Roman"/>
          <w:sz w:val="28"/>
          <w:szCs w:val="28"/>
        </w:rPr>
        <w:t>Mô hình ca sử dụng mức tổng quát</w:t>
      </w:r>
    </w:p>
    <w:p w14:paraId="79D3A6F1" w14:textId="77777777" w:rsidR="00D31016" w:rsidRPr="00DE2C3C" w:rsidRDefault="00D31016" w:rsidP="00C5751A">
      <w:pPr>
        <w:spacing w:line="360" w:lineRule="auto"/>
        <w:rPr>
          <w:rFonts w:cs="Times New Roman"/>
          <w:sz w:val="28"/>
          <w:szCs w:val="28"/>
        </w:rPr>
      </w:pPr>
    </w:p>
    <w:p w14:paraId="47B8586C" w14:textId="77777777" w:rsidR="00D31016" w:rsidRPr="00DE2C3C" w:rsidRDefault="003876FD" w:rsidP="00C5751A">
      <w:pPr>
        <w:spacing w:line="360" w:lineRule="auto"/>
        <w:jc w:val="center"/>
        <w:rPr>
          <w:rFonts w:cs="Times New Roman"/>
          <w:sz w:val="28"/>
          <w:szCs w:val="28"/>
        </w:rPr>
      </w:pPr>
      <w:r>
        <w:rPr>
          <w:rFonts w:cs="Times New Roman"/>
          <w:sz w:val="28"/>
          <w:szCs w:val="28"/>
        </w:rPr>
        <w:lastRenderedPageBreak/>
        <w:pict w14:anchorId="5275E22B">
          <v:shape id="_x0000_i1026" type="#_x0000_t75" style="width:468pt;height:270pt">
            <v:imagedata r:id="rId11" o:title="DoAn_UseCaseTongQuat"/>
          </v:shape>
        </w:pict>
      </w:r>
    </w:p>
    <w:p w14:paraId="0624FE3B" w14:textId="77777777" w:rsidR="00D31016"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2</w:t>
      </w:r>
      <w:r w:rsidR="00D31016" w:rsidRPr="00DE2C3C">
        <w:rPr>
          <w:rFonts w:cs="Times New Roman"/>
          <w:szCs w:val="24"/>
        </w:rPr>
        <w:t>. Mô hình ca sử dụng mức tổng quát</w:t>
      </w:r>
    </w:p>
    <w:p w14:paraId="5439CC7D" w14:textId="77777777" w:rsidR="00D3101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 </w:t>
      </w:r>
      <w:r w:rsidR="00D31016" w:rsidRPr="00DE2C3C">
        <w:rPr>
          <w:rFonts w:ascii="Times New Roman" w:hAnsi="Times New Roman" w:cs="Times New Roman"/>
          <w:sz w:val="28"/>
          <w:szCs w:val="28"/>
        </w:rPr>
        <w:t>Mô hình ca sử dụng mức chi tiết</w:t>
      </w:r>
    </w:p>
    <w:p w14:paraId="4866B3F2" w14:textId="77777777" w:rsidR="00D3101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820891" w:rsidRPr="00DE2C3C">
        <w:rPr>
          <w:rFonts w:ascii="Times New Roman" w:hAnsi="Times New Roman" w:cs="Times New Roman"/>
          <w:sz w:val="28"/>
          <w:szCs w:val="28"/>
        </w:rPr>
        <w:t xml:space="preserve">2.3.2.1. </w:t>
      </w:r>
      <w:r w:rsidR="00EC36AC" w:rsidRPr="00DE2C3C">
        <w:rPr>
          <w:rFonts w:ascii="Times New Roman" w:hAnsi="Times New Roman" w:cs="Times New Roman"/>
          <w:sz w:val="28"/>
          <w:szCs w:val="28"/>
        </w:rPr>
        <w:t>Quản lý cây</w:t>
      </w:r>
    </w:p>
    <w:p w14:paraId="27123145" w14:textId="77777777" w:rsidR="00EC36AC" w:rsidRPr="00DE2C3C" w:rsidRDefault="00EC36AC" w:rsidP="00C5751A">
      <w:pPr>
        <w:spacing w:line="360" w:lineRule="auto"/>
        <w:rPr>
          <w:rFonts w:cs="Times New Roman"/>
          <w:sz w:val="28"/>
          <w:szCs w:val="28"/>
        </w:rPr>
      </w:pPr>
    </w:p>
    <w:p w14:paraId="7FF8DC2F" w14:textId="77777777" w:rsidR="00EC36AC" w:rsidRPr="00DE2C3C" w:rsidRDefault="00E309C6" w:rsidP="00C5751A">
      <w:pPr>
        <w:spacing w:line="360" w:lineRule="auto"/>
        <w:jc w:val="center"/>
        <w:rPr>
          <w:rFonts w:cs="Times New Roman"/>
          <w:sz w:val="28"/>
          <w:szCs w:val="28"/>
        </w:rPr>
      </w:pPr>
      <w:r>
        <w:rPr>
          <w:rFonts w:cs="Times New Roman"/>
          <w:sz w:val="28"/>
          <w:szCs w:val="28"/>
        </w:rPr>
        <w:pict w14:anchorId="0F725F05">
          <v:shape id="_x0000_i1027" type="#_x0000_t75" style="width:240pt;height:193.5pt">
            <v:imagedata r:id="rId12" o:title="DoAn_UseCase_QuanLyCay"/>
          </v:shape>
        </w:pict>
      </w:r>
    </w:p>
    <w:p w14:paraId="0923F927" w14:textId="77777777" w:rsidR="006240CE" w:rsidRPr="00DE2C3C" w:rsidRDefault="001623F7" w:rsidP="00C5751A">
      <w:pPr>
        <w:spacing w:line="360" w:lineRule="auto"/>
        <w:ind w:left="720"/>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3</w:t>
      </w:r>
      <w:r w:rsidR="00EC36AC" w:rsidRPr="00DE2C3C">
        <w:rPr>
          <w:rFonts w:cs="Times New Roman"/>
          <w:szCs w:val="24"/>
        </w:rPr>
        <w:t>. Mô hình ca sử dụng gói quản lý cây</w:t>
      </w:r>
    </w:p>
    <w:p w14:paraId="441A0D3B" w14:textId="77777777" w:rsidR="00EC36AC" w:rsidRPr="00DE2C3C" w:rsidRDefault="00EC36AC" w:rsidP="00C5751A">
      <w:pPr>
        <w:spacing w:line="360" w:lineRule="auto"/>
        <w:ind w:left="360"/>
        <w:jc w:val="center"/>
        <w:rPr>
          <w:rFonts w:cs="Times New Roman"/>
          <w:sz w:val="28"/>
          <w:szCs w:val="28"/>
        </w:rPr>
      </w:pPr>
    </w:p>
    <w:p w14:paraId="367A75E3" w14:textId="77777777"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2.3.2.2. </w:t>
      </w:r>
      <w:r w:rsidR="00EC36AC" w:rsidRPr="00DE2C3C">
        <w:rPr>
          <w:rFonts w:ascii="Times New Roman" w:hAnsi="Times New Roman" w:cs="Times New Roman"/>
          <w:sz w:val="28"/>
          <w:szCs w:val="28"/>
        </w:rPr>
        <w:t>Quản lý nhóm cây</w:t>
      </w:r>
    </w:p>
    <w:p w14:paraId="13095D0F" w14:textId="77777777" w:rsidR="00EC36AC" w:rsidRPr="00DE2C3C" w:rsidRDefault="00EC36AC" w:rsidP="00C5751A">
      <w:pPr>
        <w:spacing w:line="360" w:lineRule="auto"/>
        <w:rPr>
          <w:rFonts w:cs="Times New Roman"/>
          <w:sz w:val="28"/>
          <w:szCs w:val="28"/>
        </w:rPr>
      </w:pPr>
    </w:p>
    <w:p w14:paraId="6943C8E3" w14:textId="77777777" w:rsidR="00EC36AC" w:rsidRPr="00DE2C3C" w:rsidRDefault="00E309C6" w:rsidP="00C5751A">
      <w:pPr>
        <w:spacing w:line="360" w:lineRule="auto"/>
        <w:jc w:val="center"/>
        <w:rPr>
          <w:rFonts w:cs="Times New Roman"/>
          <w:sz w:val="28"/>
          <w:szCs w:val="28"/>
        </w:rPr>
      </w:pPr>
      <w:r>
        <w:rPr>
          <w:rFonts w:cs="Times New Roman"/>
          <w:sz w:val="28"/>
          <w:szCs w:val="28"/>
        </w:rPr>
        <w:pict w14:anchorId="31B3FCAA">
          <v:shape id="_x0000_i1028" type="#_x0000_t75" style="width:208.5pt;height:208.5pt">
            <v:imagedata r:id="rId13" o:title="DoAn_UseCase_QuanLyNhomCay"/>
          </v:shape>
        </w:pict>
      </w:r>
    </w:p>
    <w:p w14:paraId="687E8E65" w14:textId="77777777" w:rsidR="00EC36AC" w:rsidRPr="00DE2C3C" w:rsidRDefault="00EC36AC" w:rsidP="00C5751A">
      <w:pPr>
        <w:spacing w:line="360" w:lineRule="auto"/>
        <w:jc w:val="center"/>
        <w:rPr>
          <w:rFonts w:cs="Times New Roman"/>
          <w:sz w:val="28"/>
          <w:szCs w:val="28"/>
        </w:rPr>
      </w:pPr>
    </w:p>
    <w:p w14:paraId="5A29A20A" w14:textId="77777777"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4</w:t>
      </w:r>
      <w:r w:rsidR="00EC36AC" w:rsidRPr="00DE2C3C">
        <w:rPr>
          <w:rFonts w:cs="Times New Roman"/>
          <w:szCs w:val="24"/>
        </w:rPr>
        <w:t>. Mô hình ca sử dụng quản lý nhóm cây</w:t>
      </w:r>
    </w:p>
    <w:p w14:paraId="0A3A4250" w14:textId="77777777"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2.3.2.3. </w:t>
      </w:r>
      <w:r w:rsidR="00EC36AC" w:rsidRPr="00DE2C3C">
        <w:rPr>
          <w:rFonts w:ascii="Times New Roman" w:hAnsi="Times New Roman" w:cs="Times New Roman"/>
          <w:sz w:val="28"/>
          <w:szCs w:val="28"/>
        </w:rPr>
        <w:t>Quản lý nhân viên</w:t>
      </w:r>
    </w:p>
    <w:p w14:paraId="780EA105" w14:textId="77777777" w:rsidR="00EC36AC" w:rsidRPr="00DE2C3C" w:rsidRDefault="00EC36AC" w:rsidP="00C5751A">
      <w:pPr>
        <w:spacing w:line="360" w:lineRule="auto"/>
        <w:rPr>
          <w:rFonts w:cs="Times New Roman"/>
          <w:sz w:val="28"/>
          <w:szCs w:val="28"/>
        </w:rPr>
      </w:pPr>
    </w:p>
    <w:p w14:paraId="6444323A" w14:textId="77777777" w:rsidR="00EC36AC" w:rsidRPr="00DE2C3C" w:rsidRDefault="00E309C6" w:rsidP="00C5751A">
      <w:pPr>
        <w:spacing w:line="360" w:lineRule="auto"/>
        <w:jc w:val="center"/>
        <w:rPr>
          <w:rFonts w:cs="Times New Roman"/>
          <w:sz w:val="28"/>
          <w:szCs w:val="28"/>
        </w:rPr>
      </w:pPr>
      <w:r>
        <w:rPr>
          <w:rFonts w:cs="Times New Roman"/>
          <w:sz w:val="28"/>
          <w:szCs w:val="28"/>
        </w:rPr>
        <w:pict w14:anchorId="60F0C1EC">
          <v:shape id="_x0000_i1029" type="#_x0000_t75" style="width:317.25pt;height:186pt">
            <v:imagedata r:id="rId14" o:title="DoAn_UseCase_QuanLyNhanVien"/>
          </v:shape>
        </w:pict>
      </w:r>
    </w:p>
    <w:p w14:paraId="2747CD30" w14:textId="77777777" w:rsidR="00EC36AC" w:rsidRPr="00DE2C3C" w:rsidRDefault="00EC36AC" w:rsidP="00C5751A">
      <w:pPr>
        <w:spacing w:line="360" w:lineRule="auto"/>
        <w:jc w:val="center"/>
        <w:rPr>
          <w:rFonts w:cs="Times New Roman"/>
          <w:sz w:val="28"/>
          <w:szCs w:val="28"/>
        </w:rPr>
      </w:pPr>
    </w:p>
    <w:p w14:paraId="0897766B" w14:textId="77777777" w:rsidR="00EC36A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5</w:t>
      </w:r>
      <w:r w:rsidR="00EC36AC" w:rsidRPr="00DE2C3C">
        <w:rPr>
          <w:rFonts w:cs="Times New Roman"/>
          <w:szCs w:val="24"/>
        </w:rPr>
        <w:t>. Mô hình ca sử dụng quản lý nhân viên</w:t>
      </w:r>
    </w:p>
    <w:p w14:paraId="35A6A164" w14:textId="77777777" w:rsidR="00EC36AC" w:rsidRPr="00DE2C3C" w:rsidRDefault="00EC36AC" w:rsidP="00C5751A">
      <w:pPr>
        <w:spacing w:line="360" w:lineRule="auto"/>
        <w:jc w:val="center"/>
        <w:rPr>
          <w:rFonts w:cs="Times New Roman"/>
          <w:sz w:val="28"/>
          <w:szCs w:val="28"/>
        </w:rPr>
      </w:pPr>
    </w:p>
    <w:p w14:paraId="548A4DD9" w14:textId="77777777" w:rsidR="00EC36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2.3.2.4. </w:t>
      </w:r>
      <w:r w:rsidR="00EC36AC" w:rsidRPr="00DE2C3C">
        <w:rPr>
          <w:rFonts w:ascii="Times New Roman" w:hAnsi="Times New Roman" w:cs="Times New Roman"/>
          <w:sz w:val="28"/>
          <w:szCs w:val="28"/>
        </w:rPr>
        <w:t>Quản lý nhập hàng</w:t>
      </w:r>
    </w:p>
    <w:p w14:paraId="58D95379" w14:textId="77777777" w:rsidR="00EC36AC" w:rsidRPr="00DE2C3C" w:rsidRDefault="00EC36AC" w:rsidP="00C5751A">
      <w:pPr>
        <w:spacing w:line="360" w:lineRule="auto"/>
        <w:jc w:val="center"/>
        <w:rPr>
          <w:rFonts w:cs="Times New Roman"/>
          <w:sz w:val="28"/>
          <w:szCs w:val="28"/>
        </w:rPr>
      </w:pPr>
    </w:p>
    <w:p w14:paraId="24643A67" w14:textId="77777777" w:rsidR="004E15FC" w:rsidRPr="00DE2C3C" w:rsidRDefault="00E309C6" w:rsidP="00C5751A">
      <w:pPr>
        <w:spacing w:line="360" w:lineRule="auto"/>
        <w:jc w:val="center"/>
        <w:rPr>
          <w:rFonts w:cs="Times New Roman"/>
          <w:sz w:val="28"/>
          <w:szCs w:val="28"/>
        </w:rPr>
      </w:pPr>
      <w:r>
        <w:rPr>
          <w:rFonts w:cs="Times New Roman"/>
          <w:sz w:val="28"/>
          <w:szCs w:val="28"/>
        </w:rPr>
        <w:pict w14:anchorId="0F4C7578">
          <v:shape id="_x0000_i1030" type="#_x0000_t75" style="width:335.25pt;height:255.75pt">
            <v:imagedata r:id="rId15" o:title="DoAn_UseCase_QuanLyNhapHang"/>
          </v:shape>
        </w:pict>
      </w:r>
    </w:p>
    <w:p w14:paraId="3421350B" w14:textId="77777777"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6</w:t>
      </w:r>
      <w:r w:rsidR="004E15FC" w:rsidRPr="00DE2C3C">
        <w:rPr>
          <w:rFonts w:cs="Times New Roman"/>
          <w:szCs w:val="24"/>
        </w:rPr>
        <w:t>. Mô hình ca sử dụng quản lý nhập hàng</w:t>
      </w:r>
    </w:p>
    <w:p w14:paraId="78FCC69A" w14:textId="77777777"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F6EBA" w:rsidRPr="00DE2C3C">
        <w:rPr>
          <w:rFonts w:ascii="Times New Roman" w:hAnsi="Times New Roman" w:cs="Times New Roman"/>
          <w:sz w:val="28"/>
          <w:szCs w:val="28"/>
        </w:rPr>
        <w:t xml:space="preserve">2.3.2.5. </w:t>
      </w:r>
      <w:r w:rsidR="004E15FC" w:rsidRPr="00DE2C3C">
        <w:rPr>
          <w:rFonts w:ascii="Times New Roman" w:hAnsi="Times New Roman" w:cs="Times New Roman"/>
          <w:sz w:val="28"/>
          <w:szCs w:val="28"/>
        </w:rPr>
        <w:t>Quản lý xuất hàng</w:t>
      </w:r>
    </w:p>
    <w:p w14:paraId="145BF975" w14:textId="77777777" w:rsidR="004E15FC" w:rsidRPr="00DE2C3C" w:rsidRDefault="004E15FC" w:rsidP="00C5751A">
      <w:pPr>
        <w:spacing w:line="360" w:lineRule="auto"/>
        <w:rPr>
          <w:rFonts w:cs="Times New Roman"/>
          <w:sz w:val="28"/>
          <w:szCs w:val="28"/>
        </w:rPr>
      </w:pPr>
    </w:p>
    <w:p w14:paraId="277DCC8E" w14:textId="77777777" w:rsidR="004E15FC" w:rsidRPr="00DE2C3C" w:rsidRDefault="00E309C6" w:rsidP="00C5751A">
      <w:pPr>
        <w:spacing w:line="360" w:lineRule="auto"/>
        <w:jc w:val="center"/>
        <w:rPr>
          <w:rFonts w:cs="Times New Roman"/>
          <w:sz w:val="28"/>
          <w:szCs w:val="28"/>
        </w:rPr>
      </w:pPr>
      <w:r>
        <w:rPr>
          <w:rFonts w:cs="Times New Roman"/>
          <w:sz w:val="28"/>
          <w:szCs w:val="28"/>
        </w:rPr>
        <w:pict w14:anchorId="0343444E">
          <v:shape id="_x0000_i1031" type="#_x0000_t75" style="width:335.25pt;height:255.75pt">
            <v:imagedata r:id="rId16" o:title="DoAn_UseCase_QuanLyXuatHang"/>
          </v:shape>
        </w:pict>
      </w:r>
    </w:p>
    <w:p w14:paraId="201D2F44" w14:textId="77777777" w:rsidR="004E15FC" w:rsidRPr="00DE2C3C" w:rsidRDefault="004E15FC" w:rsidP="00C5751A">
      <w:pPr>
        <w:spacing w:line="360" w:lineRule="auto"/>
        <w:jc w:val="center"/>
        <w:rPr>
          <w:rFonts w:cs="Times New Roman"/>
          <w:sz w:val="28"/>
          <w:szCs w:val="28"/>
        </w:rPr>
      </w:pPr>
    </w:p>
    <w:p w14:paraId="1AAB08B7" w14:textId="77777777" w:rsidR="004E15FC" w:rsidRPr="00DE2C3C" w:rsidRDefault="004E15FC" w:rsidP="00C5751A">
      <w:pPr>
        <w:spacing w:line="360" w:lineRule="auto"/>
        <w:jc w:val="center"/>
        <w:rPr>
          <w:rFonts w:cs="Times New Roman"/>
          <w:sz w:val="28"/>
          <w:szCs w:val="28"/>
        </w:rPr>
      </w:pPr>
    </w:p>
    <w:p w14:paraId="2E7A131F" w14:textId="77777777"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BF6" w:rsidRPr="00DE2C3C">
        <w:rPr>
          <w:rFonts w:cs="Times New Roman"/>
          <w:szCs w:val="24"/>
        </w:rPr>
        <w:t>2.</w:t>
      </w:r>
      <w:r w:rsidRPr="00DE2C3C">
        <w:rPr>
          <w:rFonts w:cs="Times New Roman"/>
          <w:szCs w:val="24"/>
        </w:rPr>
        <w:t>7</w:t>
      </w:r>
      <w:r w:rsidR="004E15FC" w:rsidRPr="00DE2C3C">
        <w:rPr>
          <w:rFonts w:cs="Times New Roman"/>
          <w:szCs w:val="24"/>
        </w:rPr>
        <w:t>. Mô hình ca sử dụng quản lý xuất hàng</w:t>
      </w:r>
    </w:p>
    <w:p w14:paraId="1C3C6069" w14:textId="77777777" w:rsidR="004E15FC" w:rsidRPr="00DE2C3C" w:rsidRDefault="004E15FC" w:rsidP="00C5751A">
      <w:pPr>
        <w:spacing w:line="360" w:lineRule="auto"/>
        <w:jc w:val="center"/>
        <w:rPr>
          <w:rFonts w:cs="Times New Roman"/>
          <w:sz w:val="28"/>
          <w:szCs w:val="28"/>
        </w:rPr>
      </w:pPr>
    </w:p>
    <w:p w14:paraId="534B4EF2" w14:textId="77777777"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.2.3.2.6</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khách hàng</w:t>
      </w:r>
    </w:p>
    <w:p w14:paraId="0B20799A" w14:textId="77777777" w:rsidR="004E15FC" w:rsidRPr="00DE2C3C" w:rsidRDefault="004E15FC" w:rsidP="00C5751A">
      <w:pPr>
        <w:spacing w:line="360" w:lineRule="auto"/>
        <w:rPr>
          <w:rFonts w:cs="Times New Roman"/>
          <w:sz w:val="28"/>
          <w:szCs w:val="28"/>
        </w:rPr>
      </w:pPr>
    </w:p>
    <w:p w14:paraId="77E5BAB2" w14:textId="77777777" w:rsidR="004E15FC" w:rsidRPr="00DE2C3C" w:rsidRDefault="00E309C6" w:rsidP="00C5751A">
      <w:pPr>
        <w:spacing w:line="360" w:lineRule="auto"/>
        <w:jc w:val="center"/>
        <w:rPr>
          <w:rFonts w:cs="Times New Roman"/>
          <w:sz w:val="28"/>
          <w:szCs w:val="28"/>
        </w:rPr>
      </w:pPr>
      <w:r>
        <w:rPr>
          <w:rFonts w:cs="Times New Roman"/>
          <w:sz w:val="28"/>
          <w:szCs w:val="28"/>
        </w:rPr>
        <w:pict w14:anchorId="46A0114B">
          <v:shape id="_x0000_i1032" type="#_x0000_t75" style="width:306pt;height:224.25pt">
            <v:imagedata r:id="rId17" o:title="DoAn_UseCase_QuanLyKhachHang"/>
          </v:shape>
        </w:pict>
      </w:r>
    </w:p>
    <w:p w14:paraId="43382FE1" w14:textId="77777777" w:rsidR="004E15FC" w:rsidRPr="00DE2C3C" w:rsidRDefault="004E15FC" w:rsidP="00C5751A">
      <w:pPr>
        <w:spacing w:line="360" w:lineRule="auto"/>
        <w:jc w:val="center"/>
        <w:rPr>
          <w:rFonts w:cs="Times New Roman"/>
          <w:sz w:val="28"/>
          <w:szCs w:val="28"/>
        </w:rPr>
      </w:pPr>
    </w:p>
    <w:p w14:paraId="5D91B642" w14:textId="77777777"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8</w:t>
      </w:r>
      <w:r w:rsidR="004E15FC" w:rsidRPr="00DE2C3C">
        <w:rPr>
          <w:rFonts w:cs="Times New Roman"/>
          <w:szCs w:val="24"/>
        </w:rPr>
        <w:t>. Mô hình ca sử dụng quả</w:t>
      </w:r>
      <w:r w:rsidR="003D0302" w:rsidRPr="00DE2C3C">
        <w:rPr>
          <w:rFonts w:cs="Times New Roman"/>
          <w:szCs w:val="24"/>
        </w:rPr>
        <w:t>n lý khách hàng</w:t>
      </w:r>
    </w:p>
    <w:p w14:paraId="3A09F4EB" w14:textId="77777777"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.2.3.2.7.</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nhà cung cấp</w:t>
      </w:r>
    </w:p>
    <w:p w14:paraId="2B05A746" w14:textId="77777777" w:rsidR="004E15FC" w:rsidRPr="00DE2C3C" w:rsidRDefault="004E15FC" w:rsidP="00C5751A">
      <w:pPr>
        <w:spacing w:line="360" w:lineRule="auto"/>
        <w:rPr>
          <w:rFonts w:cs="Times New Roman"/>
          <w:sz w:val="28"/>
          <w:szCs w:val="28"/>
        </w:rPr>
      </w:pPr>
    </w:p>
    <w:p w14:paraId="12EF0259" w14:textId="77777777" w:rsidR="004E15FC" w:rsidRPr="00DE2C3C" w:rsidRDefault="00E309C6" w:rsidP="00C5751A">
      <w:pPr>
        <w:spacing w:line="360" w:lineRule="auto"/>
        <w:jc w:val="center"/>
        <w:rPr>
          <w:rFonts w:cs="Times New Roman"/>
          <w:sz w:val="28"/>
          <w:szCs w:val="28"/>
        </w:rPr>
      </w:pPr>
      <w:r>
        <w:rPr>
          <w:rFonts w:cs="Times New Roman"/>
          <w:sz w:val="28"/>
          <w:szCs w:val="28"/>
        </w:rPr>
        <w:pict w14:anchorId="05C4437E">
          <v:shape id="_x0000_i1033" type="#_x0000_t75" style="width:317.25pt;height:186pt">
            <v:imagedata r:id="rId18" o:title="DoAn_UseCase_QuanLyNhaCungCap"/>
          </v:shape>
        </w:pict>
      </w:r>
    </w:p>
    <w:p w14:paraId="7639C29B" w14:textId="77777777" w:rsidR="004E15FC" w:rsidRPr="00DE2C3C" w:rsidRDefault="004E15FC" w:rsidP="00C5751A">
      <w:pPr>
        <w:spacing w:line="360" w:lineRule="auto"/>
        <w:jc w:val="center"/>
        <w:rPr>
          <w:rFonts w:cs="Times New Roman"/>
          <w:sz w:val="28"/>
          <w:szCs w:val="28"/>
        </w:rPr>
      </w:pPr>
    </w:p>
    <w:p w14:paraId="20EBAFF1" w14:textId="77777777"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9</w:t>
      </w:r>
      <w:r w:rsidR="004E15FC" w:rsidRPr="00DE2C3C">
        <w:rPr>
          <w:rFonts w:cs="Times New Roman"/>
          <w:szCs w:val="24"/>
        </w:rPr>
        <w:t xml:space="preserve">. Mô hình ca sử dụng quản lý </w:t>
      </w:r>
      <w:r w:rsidRPr="00DE2C3C">
        <w:rPr>
          <w:rFonts w:cs="Times New Roman"/>
          <w:szCs w:val="24"/>
        </w:rPr>
        <w:t>nhà cung cấp</w:t>
      </w:r>
    </w:p>
    <w:p w14:paraId="0CC97F4E" w14:textId="77777777" w:rsidR="004E15F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.2.3.2.8.</w:t>
      </w:r>
      <w:r w:rsidR="0028469D" w:rsidRPr="00DE2C3C">
        <w:rPr>
          <w:rFonts w:ascii="Times New Roman" w:hAnsi="Times New Roman" w:cs="Times New Roman"/>
          <w:sz w:val="28"/>
          <w:szCs w:val="28"/>
        </w:rPr>
        <w:t xml:space="preserve"> </w:t>
      </w:r>
      <w:r w:rsidR="004E15FC" w:rsidRPr="00DE2C3C">
        <w:rPr>
          <w:rFonts w:ascii="Times New Roman" w:hAnsi="Times New Roman" w:cs="Times New Roman"/>
          <w:sz w:val="28"/>
          <w:szCs w:val="28"/>
        </w:rPr>
        <w:t>Quản lý quyền</w:t>
      </w:r>
    </w:p>
    <w:p w14:paraId="29258324" w14:textId="77777777" w:rsidR="004E15FC" w:rsidRPr="00DE2C3C" w:rsidRDefault="004E15FC" w:rsidP="00C5751A">
      <w:pPr>
        <w:spacing w:line="360" w:lineRule="auto"/>
        <w:rPr>
          <w:rFonts w:cs="Times New Roman"/>
          <w:sz w:val="28"/>
          <w:szCs w:val="28"/>
        </w:rPr>
      </w:pPr>
    </w:p>
    <w:p w14:paraId="1F24D193" w14:textId="77777777" w:rsidR="004E15FC" w:rsidRPr="00DE2C3C" w:rsidRDefault="00E309C6" w:rsidP="00C5751A">
      <w:pPr>
        <w:spacing w:line="360" w:lineRule="auto"/>
        <w:jc w:val="center"/>
        <w:rPr>
          <w:rFonts w:cs="Times New Roman"/>
          <w:sz w:val="28"/>
          <w:szCs w:val="28"/>
        </w:rPr>
      </w:pPr>
      <w:r>
        <w:rPr>
          <w:rFonts w:cs="Times New Roman"/>
          <w:sz w:val="28"/>
          <w:szCs w:val="28"/>
        </w:rPr>
        <w:pict w14:anchorId="555DE9B3">
          <v:shape id="_x0000_i1034" type="#_x0000_t75" style="width:277.8pt;height:148.1pt">
            <v:imagedata r:id="rId19" o:title="DoAn_UseCase_DangNhap"/>
          </v:shape>
        </w:pict>
      </w:r>
    </w:p>
    <w:p w14:paraId="6288B18B" w14:textId="77777777" w:rsidR="004E15FC" w:rsidRPr="00DE2C3C" w:rsidRDefault="004E15FC" w:rsidP="00C5751A">
      <w:pPr>
        <w:spacing w:line="360" w:lineRule="auto"/>
        <w:jc w:val="center"/>
        <w:rPr>
          <w:rFonts w:cs="Times New Roman"/>
          <w:sz w:val="28"/>
          <w:szCs w:val="28"/>
        </w:rPr>
      </w:pPr>
    </w:p>
    <w:p w14:paraId="311003BA" w14:textId="77777777" w:rsidR="004E15FC" w:rsidRPr="00DE2C3C" w:rsidRDefault="001623F7" w:rsidP="00C5751A">
      <w:pPr>
        <w:spacing w:line="360" w:lineRule="auto"/>
        <w:jc w:val="center"/>
        <w:rPr>
          <w:rFonts w:cs="Times New Roman"/>
          <w:szCs w:val="24"/>
        </w:rPr>
      </w:pPr>
      <w:r w:rsidRPr="00DE2C3C">
        <w:rPr>
          <w:rFonts w:cs="Times New Roman"/>
          <w:szCs w:val="24"/>
        </w:rPr>
        <w:t xml:space="preserve">Hình </w:t>
      </w:r>
      <w:r w:rsidR="003D0302" w:rsidRPr="00DE2C3C">
        <w:rPr>
          <w:rFonts w:cs="Times New Roman"/>
          <w:szCs w:val="24"/>
        </w:rPr>
        <w:t>2.</w:t>
      </w:r>
      <w:r w:rsidRPr="00DE2C3C">
        <w:rPr>
          <w:rFonts w:cs="Times New Roman"/>
          <w:szCs w:val="24"/>
        </w:rPr>
        <w:t>10</w:t>
      </w:r>
      <w:r w:rsidR="004E15FC" w:rsidRPr="00DE2C3C">
        <w:rPr>
          <w:rFonts w:cs="Times New Roman"/>
          <w:szCs w:val="24"/>
        </w:rPr>
        <w:t xml:space="preserve">. Mô hình ca sử dụng </w:t>
      </w:r>
      <w:r w:rsidRPr="00DE2C3C">
        <w:rPr>
          <w:rFonts w:cs="Times New Roman"/>
          <w:szCs w:val="24"/>
        </w:rPr>
        <w:t>đăng nhập</w:t>
      </w:r>
    </w:p>
    <w:p w14:paraId="4E6BD56E" w14:textId="77777777" w:rsidR="004E15FC" w:rsidRPr="00DE2C3C" w:rsidRDefault="004E15FC" w:rsidP="00C5751A">
      <w:pPr>
        <w:spacing w:line="360" w:lineRule="auto"/>
        <w:jc w:val="center"/>
        <w:rPr>
          <w:rFonts w:cs="Times New Roman"/>
          <w:sz w:val="28"/>
          <w:szCs w:val="28"/>
        </w:rPr>
      </w:pPr>
    </w:p>
    <w:p w14:paraId="19E7B527" w14:textId="77777777" w:rsidR="004E15FC" w:rsidRPr="00DE2C3C" w:rsidRDefault="00F12233" w:rsidP="00C5751A">
      <w:pPr>
        <w:pStyle w:val="Heading3"/>
        <w:spacing w:line="360" w:lineRule="auto"/>
        <w:rPr>
          <w:rFonts w:ascii="Times New Roman" w:hAnsi="Times New Roman" w:cs="Times New Roman"/>
          <w:sz w:val="28"/>
          <w:szCs w:val="28"/>
        </w:rPr>
      </w:pPr>
      <w:bookmarkStart w:id="39" w:name="_Toc495177842"/>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 </w:t>
      </w:r>
      <w:r w:rsidR="00F04006" w:rsidRPr="00DE2C3C">
        <w:rPr>
          <w:rFonts w:ascii="Times New Roman" w:hAnsi="Times New Roman" w:cs="Times New Roman"/>
          <w:sz w:val="28"/>
          <w:szCs w:val="28"/>
        </w:rPr>
        <w:t>Mô tả các ca sử dụng</w:t>
      </w:r>
      <w:bookmarkEnd w:id="39"/>
    </w:p>
    <w:p w14:paraId="691D6AFD" w14:textId="77777777" w:rsidR="00F0400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 </w:t>
      </w:r>
      <w:r w:rsidR="00F04006" w:rsidRPr="00DE2C3C">
        <w:rPr>
          <w:rFonts w:ascii="Times New Roman" w:hAnsi="Times New Roman" w:cs="Times New Roman"/>
          <w:sz w:val="28"/>
          <w:szCs w:val="28"/>
        </w:rPr>
        <w:t>Gói quản lý cây</w:t>
      </w:r>
    </w:p>
    <w:p w14:paraId="289E533D" w14:textId="77777777" w:rsidR="00F0400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28469D" w:rsidRPr="00DE2C3C">
        <w:rPr>
          <w:rFonts w:ascii="Times New Roman" w:hAnsi="Times New Roman" w:cs="Times New Roman"/>
          <w:sz w:val="28"/>
          <w:szCs w:val="28"/>
        </w:rPr>
        <w:t xml:space="preserve">2.4.1.1. </w:t>
      </w:r>
      <w:r w:rsidR="00F04006" w:rsidRPr="00DE2C3C">
        <w:rPr>
          <w:rFonts w:ascii="Times New Roman" w:hAnsi="Times New Roman" w:cs="Times New Roman"/>
          <w:sz w:val="28"/>
          <w:szCs w:val="28"/>
        </w:rPr>
        <w:t>Ca sử dụng tìm kiếm cây</w:t>
      </w:r>
    </w:p>
    <w:p w14:paraId="5CEC1124" w14:textId="77777777" w:rsidR="00546E47" w:rsidRPr="00DE2C3C" w:rsidRDefault="00546E47"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F04006" w:rsidRPr="00DE2C3C" w14:paraId="38B2EEDE" w14:textId="77777777" w:rsidTr="00546E47">
        <w:trPr>
          <w:trHeight w:val="576"/>
        </w:trPr>
        <w:tc>
          <w:tcPr>
            <w:tcW w:w="2604" w:type="dxa"/>
          </w:tcPr>
          <w:p w14:paraId="675A84F1" w14:textId="77777777" w:rsidR="00F04006" w:rsidRPr="00DE2C3C" w:rsidRDefault="00597222"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14:paraId="16AAFCDA"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Tìm kiếm cây</w:t>
            </w:r>
          </w:p>
        </w:tc>
      </w:tr>
      <w:tr w:rsidR="00F04006" w:rsidRPr="00DE2C3C" w14:paraId="6D77BC50" w14:textId="77777777" w:rsidTr="00546E47">
        <w:trPr>
          <w:trHeight w:val="576"/>
        </w:trPr>
        <w:tc>
          <w:tcPr>
            <w:tcW w:w="2604" w:type="dxa"/>
          </w:tcPr>
          <w:p w14:paraId="438292EA" w14:textId="77777777" w:rsidR="00F04006" w:rsidRPr="00DE2C3C" w:rsidRDefault="00597222"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14:paraId="034AF3CD"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Quản trị viên</w:t>
            </w:r>
          </w:p>
        </w:tc>
      </w:tr>
      <w:tr w:rsidR="00F04006" w:rsidRPr="00DE2C3C" w14:paraId="7F5033FC" w14:textId="77777777" w:rsidTr="00546E47">
        <w:trPr>
          <w:trHeight w:val="576"/>
        </w:trPr>
        <w:tc>
          <w:tcPr>
            <w:tcW w:w="2604" w:type="dxa"/>
          </w:tcPr>
          <w:p w14:paraId="258035CA" w14:textId="77777777" w:rsidR="00F04006" w:rsidRPr="00DE2C3C" w:rsidRDefault="00597222"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29" w:type="dxa"/>
          </w:tcPr>
          <w:p w14:paraId="429C4001"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Ca sử dụng đăng nhập</w:t>
            </w:r>
          </w:p>
        </w:tc>
      </w:tr>
      <w:tr w:rsidR="00F04006" w:rsidRPr="00DE2C3C" w14:paraId="462EEB6F" w14:textId="77777777" w:rsidTr="00546E47">
        <w:trPr>
          <w:trHeight w:val="576"/>
        </w:trPr>
        <w:tc>
          <w:tcPr>
            <w:tcW w:w="2604" w:type="dxa"/>
          </w:tcPr>
          <w:p w14:paraId="42E751A5" w14:textId="77777777" w:rsidR="00F04006" w:rsidRPr="00DE2C3C" w:rsidRDefault="00597222"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14:paraId="3F33ED99"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Cho phép tìm kiếm một cây trong hệ thống bằng tên cây</w:t>
            </w:r>
          </w:p>
        </w:tc>
      </w:tr>
      <w:tr w:rsidR="00F04006" w:rsidRPr="00DE2C3C" w14:paraId="42420B84" w14:textId="77777777" w:rsidTr="00546E47">
        <w:trPr>
          <w:trHeight w:val="576"/>
        </w:trPr>
        <w:tc>
          <w:tcPr>
            <w:tcW w:w="2604" w:type="dxa"/>
            <w:vAlign w:val="center"/>
          </w:tcPr>
          <w:p w14:paraId="110AEDE6" w14:textId="77777777" w:rsidR="00F04006" w:rsidRPr="00DE2C3C" w:rsidRDefault="00597222"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29" w:type="dxa"/>
            <w:vAlign w:val="center"/>
          </w:tcPr>
          <w:p w14:paraId="6B554B99"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F04006" w:rsidRPr="00DE2C3C" w14:paraId="600B7389" w14:textId="77777777" w:rsidTr="00546E47">
        <w:trPr>
          <w:trHeight w:val="692"/>
        </w:trPr>
        <w:tc>
          <w:tcPr>
            <w:tcW w:w="2604" w:type="dxa"/>
          </w:tcPr>
          <w:p w14:paraId="7AC0A62F" w14:textId="77777777" w:rsidR="00F04006" w:rsidRPr="00DE2C3C" w:rsidRDefault="00597222"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14:paraId="4BB4541B"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Hiển thị danh sách các cây theo yêu cầu</w:t>
            </w:r>
          </w:p>
        </w:tc>
      </w:tr>
      <w:tr w:rsidR="00F04006" w:rsidRPr="00DE2C3C" w14:paraId="301B569C" w14:textId="77777777" w:rsidTr="00546E47">
        <w:trPr>
          <w:trHeight w:val="692"/>
        </w:trPr>
        <w:tc>
          <w:tcPr>
            <w:tcW w:w="2604" w:type="dxa"/>
          </w:tcPr>
          <w:p w14:paraId="325C45E8" w14:textId="77777777" w:rsidR="00F04006" w:rsidRPr="00DE2C3C" w:rsidRDefault="00597222"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29" w:type="dxa"/>
          </w:tcPr>
          <w:p w14:paraId="18F2A7C8" w14:textId="77777777" w:rsidR="00F04006" w:rsidRPr="00DE2C3C" w:rsidRDefault="00597222" w:rsidP="00C5751A">
            <w:pPr>
              <w:spacing w:line="360" w:lineRule="auto"/>
              <w:ind w:left="360"/>
              <w:rPr>
                <w:rFonts w:cs="Times New Roman"/>
                <w:sz w:val="28"/>
                <w:szCs w:val="28"/>
              </w:rPr>
            </w:pPr>
            <w:r w:rsidRPr="00DE2C3C">
              <w:rPr>
                <w:rFonts w:cs="Times New Roman"/>
                <w:sz w:val="28"/>
                <w:szCs w:val="28"/>
              </w:rPr>
              <w:t>Không có</w:t>
            </w:r>
          </w:p>
        </w:tc>
      </w:tr>
    </w:tbl>
    <w:p w14:paraId="23D665EE" w14:textId="77777777" w:rsidR="00546E47" w:rsidRPr="00DE2C3C" w:rsidRDefault="00546E47" w:rsidP="00C5751A">
      <w:pPr>
        <w:spacing w:line="360" w:lineRule="auto"/>
        <w:rPr>
          <w:rFonts w:cs="Times New Roman"/>
          <w:sz w:val="28"/>
          <w:szCs w:val="28"/>
        </w:rPr>
      </w:pPr>
    </w:p>
    <w:p w14:paraId="73112B55" w14:textId="77777777" w:rsidR="004809E7" w:rsidRPr="00DE2C3C" w:rsidRDefault="004809E7" w:rsidP="00C5751A">
      <w:pPr>
        <w:spacing w:line="360" w:lineRule="auto"/>
        <w:rPr>
          <w:rFonts w:cs="Times New Roman"/>
          <w:sz w:val="28"/>
          <w:szCs w:val="28"/>
        </w:rPr>
      </w:pPr>
      <w:r w:rsidRPr="00DE2C3C">
        <w:rPr>
          <w:rFonts w:cs="Times New Roman"/>
          <w:sz w:val="28"/>
          <w:szCs w:val="28"/>
        </w:rPr>
        <w:t>Luồng sự kiệ</w:t>
      </w:r>
      <w:r w:rsidR="00546E47"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72" w:type="dxa"/>
          <w:right w:w="72" w:type="dxa"/>
        </w:tblCellMar>
        <w:tblLook w:val="04A0" w:firstRow="1" w:lastRow="0" w:firstColumn="1" w:lastColumn="0" w:noHBand="0" w:noVBand="1"/>
      </w:tblPr>
      <w:tblGrid>
        <w:gridCol w:w="2260"/>
        <w:gridCol w:w="1966"/>
        <w:gridCol w:w="4507"/>
      </w:tblGrid>
      <w:tr w:rsidR="004809E7" w:rsidRPr="00DE2C3C" w14:paraId="5AFBA315" w14:textId="77777777" w:rsidTr="00AD0528">
        <w:trPr>
          <w:trHeight w:val="823"/>
          <w:jc w:val="center"/>
        </w:trPr>
        <w:tc>
          <w:tcPr>
            <w:tcW w:w="4226" w:type="dxa"/>
            <w:gridSpan w:val="2"/>
            <w:vAlign w:val="center"/>
          </w:tcPr>
          <w:p w14:paraId="74B84DD8" w14:textId="77777777" w:rsidR="004809E7" w:rsidRPr="00DE2C3C" w:rsidRDefault="004809E7" w:rsidP="00C5751A">
            <w:pPr>
              <w:spacing w:line="360" w:lineRule="auto"/>
              <w:ind w:left="360"/>
              <w:rPr>
                <w:rFonts w:cs="Times New Roman"/>
                <w:b/>
                <w:sz w:val="28"/>
                <w:szCs w:val="28"/>
              </w:rPr>
            </w:pPr>
            <w:r w:rsidRPr="00DE2C3C">
              <w:rPr>
                <w:rFonts w:cs="Times New Roman"/>
                <w:b/>
                <w:sz w:val="28"/>
                <w:szCs w:val="28"/>
              </w:rPr>
              <w:t>Hành động tác nhân</w:t>
            </w:r>
          </w:p>
        </w:tc>
        <w:tc>
          <w:tcPr>
            <w:tcW w:w="4507" w:type="dxa"/>
            <w:vAlign w:val="center"/>
          </w:tcPr>
          <w:p w14:paraId="5D8F3BF2" w14:textId="77777777" w:rsidR="004809E7" w:rsidRPr="00DE2C3C" w:rsidRDefault="004809E7" w:rsidP="00C5751A">
            <w:pPr>
              <w:spacing w:line="360" w:lineRule="auto"/>
              <w:ind w:left="360"/>
              <w:rPr>
                <w:rFonts w:cs="Times New Roman"/>
                <w:b/>
                <w:sz w:val="28"/>
                <w:szCs w:val="28"/>
              </w:rPr>
            </w:pPr>
            <w:r w:rsidRPr="00DE2C3C">
              <w:rPr>
                <w:rFonts w:cs="Times New Roman"/>
                <w:b/>
                <w:sz w:val="28"/>
                <w:szCs w:val="28"/>
              </w:rPr>
              <w:t>Hệ thống đáp lại</w:t>
            </w:r>
          </w:p>
        </w:tc>
      </w:tr>
      <w:tr w:rsidR="004809E7" w:rsidRPr="00DE2C3C" w14:paraId="08F61FCD" w14:textId="77777777" w:rsidTr="00AD0528">
        <w:trPr>
          <w:trHeight w:val="692"/>
          <w:jc w:val="center"/>
        </w:trPr>
        <w:tc>
          <w:tcPr>
            <w:tcW w:w="4226" w:type="dxa"/>
            <w:gridSpan w:val="2"/>
          </w:tcPr>
          <w:p w14:paraId="02AC3340" w14:textId="77777777"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1. </w:t>
            </w:r>
            <w:r w:rsidR="0018151E" w:rsidRPr="00DE2C3C">
              <w:rPr>
                <w:rFonts w:cs="Times New Roman"/>
                <w:sz w:val="28"/>
                <w:szCs w:val="28"/>
              </w:rPr>
              <w:t>Nhập tên cây vào ô tìm kiếm</w:t>
            </w:r>
          </w:p>
        </w:tc>
        <w:tc>
          <w:tcPr>
            <w:tcW w:w="4507" w:type="dxa"/>
          </w:tcPr>
          <w:p w14:paraId="2336D0D4" w14:textId="77777777"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2. </w:t>
            </w:r>
            <w:r w:rsidR="0018151E" w:rsidRPr="00DE2C3C">
              <w:rPr>
                <w:rFonts w:cs="Times New Roman"/>
                <w:sz w:val="28"/>
                <w:szCs w:val="28"/>
              </w:rPr>
              <w:t>Thực hiện tìm kiếm</w:t>
            </w:r>
          </w:p>
        </w:tc>
      </w:tr>
      <w:tr w:rsidR="004809E7" w:rsidRPr="00DE2C3C" w14:paraId="619E418E" w14:textId="77777777" w:rsidTr="00AD0528">
        <w:trPr>
          <w:trHeight w:val="692"/>
          <w:jc w:val="center"/>
        </w:trPr>
        <w:tc>
          <w:tcPr>
            <w:tcW w:w="4226" w:type="dxa"/>
            <w:gridSpan w:val="2"/>
          </w:tcPr>
          <w:p w14:paraId="652EAA3A" w14:textId="77777777" w:rsidR="004809E7" w:rsidRPr="00DE2C3C" w:rsidRDefault="004809E7" w:rsidP="00C5751A">
            <w:pPr>
              <w:spacing w:line="360" w:lineRule="auto"/>
              <w:ind w:left="360"/>
              <w:rPr>
                <w:rFonts w:cs="Times New Roman"/>
                <w:sz w:val="28"/>
                <w:szCs w:val="28"/>
              </w:rPr>
            </w:pPr>
          </w:p>
        </w:tc>
        <w:tc>
          <w:tcPr>
            <w:tcW w:w="4507" w:type="dxa"/>
          </w:tcPr>
          <w:p w14:paraId="4A455A19" w14:textId="77777777" w:rsidR="004809E7" w:rsidRPr="00DE2C3C" w:rsidRDefault="00B81DB4" w:rsidP="00C5751A">
            <w:pPr>
              <w:spacing w:line="360" w:lineRule="auto"/>
              <w:ind w:left="360"/>
              <w:rPr>
                <w:rFonts w:cs="Times New Roman"/>
                <w:sz w:val="28"/>
                <w:szCs w:val="28"/>
              </w:rPr>
            </w:pPr>
            <w:r w:rsidRPr="00DE2C3C">
              <w:rPr>
                <w:rFonts w:cs="Times New Roman"/>
                <w:sz w:val="28"/>
                <w:szCs w:val="28"/>
              </w:rPr>
              <w:t xml:space="preserve">3. </w:t>
            </w:r>
            <w:r w:rsidR="0018151E" w:rsidRPr="00DE2C3C">
              <w:rPr>
                <w:rFonts w:cs="Times New Roman"/>
                <w:sz w:val="28"/>
                <w:szCs w:val="28"/>
              </w:rPr>
              <w:t>Hiển thị</w:t>
            </w:r>
            <w:r w:rsidR="00E31554" w:rsidRPr="00DE2C3C">
              <w:rPr>
                <w:rFonts w:cs="Times New Roman"/>
                <w:sz w:val="28"/>
                <w:szCs w:val="28"/>
              </w:rPr>
              <w:t xml:space="preserve"> kết quả tìm kiếm</w:t>
            </w:r>
          </w:p>
        </w:tc>
      </w:tr>
      <w:tr w:rsidR="00E31554" w:rsidRPr="00DE2C3C" w14:paraId="021FE7D8" w14:textId="77777777" w:rsidTr="00AD0528">
        <w:trPr>
          <w:trHeight w:val="725"/>
          <w:jc w:val="center"/>
        </w:trPr>
        <w:tc>
          <w:tcPr>
            <w:tcW w:w="8733" w:type="dxa"/>
            <w:gridSpan w:val="3"/>
          </w:tcPr>
          <w:p w14:paraId="0F45C193" w14:textId="77777777" w:rsidR="00E31554" w:rsidRPr="00DE2C3C" w:rsidRDefault="00E31554" w:rsidP="00C5751A">
            <w:pPr>
              <w:spacing w:line="360" w:lineRule="auto"/>
              <w:ind w:left="360"/>
              <w:rPr>
                <w:rFonts w:cs="Times New Roman"/>
                <w:sz w:val="28"/>
                <w:szCs w:val="28"/>
              </w:rPr>
            </w:pPr>
          </w:p>
        </w:tc>
      </w:tr>
      <w:tr w:rsidR="00E31554" w:rsidRPr="00DE2C3C" w14:paraId="7A660D2F" w14:textId="77777777" w:rsidTr="00AD0528">
        <w:trPr>
          <w:trHeight w:val="692"/>
          <w:jc w:val="center"/>
        </w:trPr>
        <w:tc>
          <w:tcPr>
            <w:tcW w:w="2260" w:type="dxa"/>
          </w:tcPr>
          <w:p w14:paraId="1D0DE8DE" w14:textId="77777777" w:rsidR="00E31554" w:rsidRPr="00DE2C3C" w:rsidRDefault="00E31554" w:rsidP="00C5751A">
            <w:pPr>
              <w:spacing w:line="360" w:lineRule="auto"/>
              <w:ind w:left="360"/>
              <w:rPr>
                <w:rFonts w:cs="Times New Roman"/>
                <w:sz w:val="28"/>
                <w:szCs w:val="28"/>
              </w:rPr>
            </w:pPr>
            <w:r w:rsidRPr="00DE2C3C">
              <w:rPr>
                <w:rFonts w:cs="Times New Roman"/>
                <w:sz w:val="28"/>
                <w:szCs w:val="28"/>
              </w:rPr>
              <w:t>Ngoại lệ</w:t>
            </w:r>
          </w:p>
        </w:tc>
        <w:tc>
          <w:tcPr>
            <w:tcW w:w="6473" w:type="dxa"/>
            <w:gridSpan w:val="2"/>
          </w:tcPr>
          <w:p w14:paraId="39AB4440" w14:textId="77777777" w:rsidR="00E31554" w:rsidRPr="00DE2C3C" w:rsidRDefault="00B53614" w:rsidP="00C5751A">
            <w:pPr>
              <w:spacing w:line="360" w:lineRule="auto"/>
              <w:ind w:left="360"/>
              <w:rPr>
                <w:rFonts w:cs="Times New Roman"/>
                <w:sz w:val="28"/>
                <w:szCs w:val="28"/>
              </w:rPr>
            </w:pPr>
            <w:r w:rsidRPr="00DE2C3C">
              <w:rPr>
                <w:rFonts w:cs="Times New Roman"/>
                <w:sz w:val="28"/>
                <w:szCs w:val="28"/>
              </w:rPr>
              <w:t>Không có</w:t>
            </w:r>
          </w:p>
        </w:tc>
      </w:tr>
    </w:tbl>
    <w:p w14:paraId="3814BE48" w14:textId="77777777" w:rsidR="00B53614" w:rsidRPr="00DE2C3C" w:rsidRDefault="00B53614" w:rsidP="00C5751A">
      <w:pPr>
        <w:spacing w:line="360" w:lineRule="auto"/>
        <w:rPr>
          <w:rFonts w:cs="Times New Roman"/>
          <w:sz w:val="28"/>
          <w:szCs w:val="28"/>
        </w:rPr>
      </w:pPr>
    </w:p>
    <w:p w14:paraId="0ED4B3E4" w14:textId="77777777" w:rsidR="00B5361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D0528" w:rsidRPr="00DE2C3C">
        <w:rPr>
          <w:rFonts w:ascii="Times New Roman" w:hAnsi="Times New Roman" w:cs="Times New Roman"/>
          <w:sz w:val="28"/>
          <w:szCs w:val="28"/>
        </w:rPr>
        <w:t xml:space="preserve">2.4.1.2. </w:t>
      </w:r>
      <w:r w:rsidR="00B53614" w:rsidRPr="00DE2C3C">
        <w:rPr>
          <w:rFonts w:ascii="Times New Roman" w:hAnsi="Times New Roman" w:cs="Times New Roman"/>
          <w:sz w:val="28"/>
          <w:szCs w:val="28"/>
        </w:rPr>
        <w:t>Ca sử dụng thêm cây</w:t>
      </w:r>
    </w:p>
    <w:p w14:paraId="1105DC3E" w14:textId="77777777" w:rsidR="00B53614" w:rsidRPr="00DE2C3C" w:rsidRDefault="00B53614"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B53614" w:rsidRPr="00DE2C3C" w14:paraId="5EA7BD96" w14:textId="77777777" w:rsidTr="00AD0528">
        <w:trPr>
          <w:trHeight w:val="720"/>
        </w:trPr>
        <w:tc>
          <w:tcPr>
            <w:tcW w:w="2582" w:type="dxa"/>
          </w:tcPr>
          <w:p w14:paraId="28DEE2A8"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14:paraId="09AA2059"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Thêm cây</w:t>
            </w:r>
          </w:p>
        </w:tc>
      </w:tr>
      <w:tr w:rsidR="00B53614" w:rsidRPr="00DE2C3C" w14:paraId="3C6CFA2D" w14:textId="77777777" w:rsidTr="00AD0528">
        <w:trPr>
          <w:trHeight w:val="692"/>
        </w:trPr>
        <w:tc>
          <w:tcPr>
            <w:tcW w:w="2582" w:type="dxa"/>
          </w:tcPr>
          <w:p w14:paraId="642119BA"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14:paraId="64E4E689"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Quản trị viên</w:t>
            </w:r>
          </w:p>
        </w:tc>
      </w:tr>
      <w:tr w:rsidR="00B53614" w:rsidRPr="00DE2C3C" w14:paraId="3E1BF63D" w14:textId="77777777" w:rsidTr="00AD0528">
        <w:trPr>
          <w:trHeight w:val="692"/>
        </w:trPr>
        <w:tc>
          <w:tcPr>
            <w:tcW w:w="2582" w:type="dxa"/>
          </w:tcPr>
          <w:p w14:paraId="3BC6531C" w14:textId="77777777" w:rsidR="00B53614" w:rsidRPr="00DE2C3C" w:rsidRDefault="00B53614"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14:paraId="426F2CF1"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Ca sử dụng đăng nhập</w:t>
            </w:r>
          </w:p>
        </w:tc>
      </w:tr>
      <w:tr w:rsidR="00B53614" w:rsidRPr="00DE2C3C" w14:paraId="2B9F0443" w14:textId="77777777" w:rsidTr="00AD0528">
        <w:trPr>
          <w:trHeight w:val="725"/>
        </w:trPr>
        <w:tc>
          <w:tcPr>
            <w:tcW w:w="2582" w:type="dxa"/>
          </w:tcPr>
          <w:p w14:paraId="51C25016"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14:paraId="2687323D"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Cho phép thêm một cây vào trong hệ thống</w:t>
            </w:r>
          </w:p>
        </w:tc>
      </w:tr>
      <w:tr w:rsidR="00B53614" w:rsidRPr="00DE2C3C" w14:paraId="5A5792E1" w14:textId="77777777" w:rsidTr="00AD0528">
        <w:trPr>
          <w:trHeight w:val="692"/>
        </w:trPr>
        <w:tc>
          <w:tcPr>
            <w:tcW w:w="2582" w:type="dxa"/>
          </w:tcPr>
          <w:p w14:paraId="0E73375D"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14:paraId="751FA706"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53614" w:rsidRPr="00DE2C3C" w14:paraId="32735108" w14:textId="77777777" w:rsidTr="00AD0528">
        <w:trPr>
          <w:trHeight w:val="692"/>
        </w:trPr>
        <w:tc>
          <w:tcPr>
            <w:tcW w:w="2582" w:type="dxa"/>
          </w:tcPr>
          <w:p w14:paraId="6CAAABC2"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14:paraId="6A8C3280"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Thành công: Một cây mới sẽ được thêm vào trong CSDl, hiển thị thông báo thêm cây thành công.</w:t>
            </w:r>
          </w:p>
          <w:p w14:paraId="1F7A509D"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lastRenderedPageBreak/>
              <w:t>Không thành công: Hiển thị thông báo lý do thêm cây không thành công, trạng thái của hệ thống không thay đổi</w:t>
            </w:r>
          </w:p>
        </w:tc>
      </w:tr>
      <w:tr w:rsidR="00B53614" w:rsidRPr="00DE2C3C" w14:paraId="118C49CD" w14:textId="77777777" w:rsidTr="00AD0528">
        <w:trPr>
          <w:trHeight w:val="692"/>
        </w:trPr>
        <w:tc>
          <w:tcPr>
            <w:tcW w:w="2582" w:type="dxa"/>
          </w:tcPr>
          <w:p w14:paraId="0CF86A04" w14:textId="77777777" w:rsidR="00B53614" w:rsidRPr="00DE2C3C" w:rsidRDefault="00B53614" w:rsidP="00C5751A">
            <w:pPr>
              <w:spacing w:line="360" w:lineRule="auto"/>
              <w:ind w:left="360"/>
              <w:rPr>
                <w:rFonts w:cs="Times New Roman"/>
                <w:b/>
                <w:sz w:val="28"/>
                <w:szCs w:val="28"/>
              </w:rPr>
            </w:pPr>
            <w:r w:rsidRPr="00DE2C3C">
              <w:rPr>
                <w:rFonts w:cs="Times New Roman"/>
                <w:b/>
                <w:sz w:val="28"/>
                <w:szCs w:val="28"/>
              </w:rPr>
              <w:lastRenderedPageBreak/>
              <w:t>Yêu cầu đặc biệt</w:t>
            </w:r>
          </w:p>
        </w:tc>
        <w:tc>
          <w:tcPr>
            <w:tcW w:w="6151" w:type="dxa"/>
          </w:tcPr>
          <w:p w14:paraId="3107C138"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14:paraId="4DF809C0" w14:textId="77777777" w:rsidR="00B53614" w:rsidRPr="00DE2C3C" w:rsidRDefault="00B53614" w:rsidP="00C5751A">
      <w:pPr>
        <w:spacing w:line="360" w:lineRule="auto"/>
        <w:rPr>
          <w:rFonts w:cs="Times New Roman"/>
          <w:sz w:val="28"/>
          <w:szCs w:val="28"/>
        </w:rPr>
      </w:pPr>
    </w:p>
    <w:p w14:paraId="3F9AE125" w14:textId="77777777" w:rsidR="00B53614" w:rsidRPr="00DE2C3C" w:rsidRDefault="00B53614" w:rsidP="00C5751A">
      <w:pPr>
        <w:spacing w:line="360" w:lineRule="auto"/>
        <w:rPr>
          <w:rFonts w:cs="Times New Roman"/>
          <w:sz w:val="28"/>
          <w:szCs w:val="28"/>
        </w:rPr>
      </w:pPr>
      <w:r w:rsidRPr="00DE2C3C">
        <w:rPr>
          <w:rFonts w:cs="Times New Roman"/>
          <w:sz w:val="28"/>
          <w:szCs w:val="28"/>
        </w:rPr>
        <w:t>Luồng sự kiện chính:</w:t>
      </w:r>
    </w:p>
    <w:p w14:paraId="33BC0C7A" w14:textId="77777777" w:rsidR="00B53614" w:rsidRPr="00DE2C3C" w:rsidRDefault="00B53614"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72"/>
        <w:gridCol w:w="1950"/>
        <w:gridCol w:w="4511"/>
      </w:tblGrid>
      <w:tr w:rsidR="00B53614" w:rsidRPr="00DE2C3C" w14:paraId="353AFC01" w14:textId="77777777" w:rsidTr="003C54CF">
        <w:trPr>
          <w:trHeight w:val="823"/>
          <w:jc w:val="center"/>
        </w:trPr>
        <w:tc>
          <w:tcPr>
            <w:tcW w:w="4222" w:type="dxa"/>
            <w:gridSpan w:val="2"/>
            <w:vAlign w:val="center"/>
          </w:tcPr>
          <w:p w14:paraId="50377B76" w14:textId="77777777"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1" w:type="dxa"/>
            <w:vAlign w:val="center"/>
          </w:tcPr>
          <w:p w14:paraId="7B884138" w14:textId="77777777" w:rsidR="00B53614" w:rsidRPr="00DE2C3C" w:rsidRDefault="00B5361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53614" w:rsidRPr="00DE2C3C" w14:paraId="4A24DE38" w14:textId="77777777" w:rsidTr="003C54CF">
        <w:trPr>
          <w:trHeight w:val="692"/>
          <w:jc w:val="center"/>
        </w:trPr>
        <w:tc>
          <w:tcPr>
            <w:tcW w:w="4222" w:type="dxa"/>
            <w:gridSpan w:val="2"/>
            <w:vAlign w:val="center"/>
          </w:tcPr>
          <w:p w14:paraId="32E2732D" w14:textId="77777777" w:rsidR="00B53614" w:rsidRPr="00DE2C3C" w:rsidRDefault="00211D5C" w:rsidP="00C5751A">
            <w:pPr>
              <w:spacing w:line="360" w:lineRule="auto"/>
              <w:ind w:left="360"/>
              <w:rPr>
                <w:rFonts w:cs="Times New Roman"/>
                <w:sz w:val="28"/>
                <w:szCs w:val="28"/>
              </w:rPr>
            </w:pPr>
            <w:r w:rsidRPr="00DE2C3C">
              <w:rPr>
                <w:rFonts w:cs="Times New Roman"/>
                <w:sz w:val="28"/>
                <w:szCs w:val="28"/>
              </w:rPr>
              <w:t>Ở tab cây, chọn thêm mới</w:t>
            </w:r>
          </w:p>
        </w:tc>
        <w:tc>
          <w:tcPr>
            <w:tcW w:w="4511" w:type="dxa"/>
            <w:vAlign w:val="center"/>
          </w:tcPr>
          <w:p w14:paraId="346963C2" w14:textId="77777777" w:rsidR="00B53614" w:rsidRPr="00DE2C3C" w:rsidRDefault="00211D5C" w:rsidP="00C5751A">
            <w:pPr>
              <w:spacing w:line="360" w:lineRule="auto"/>
              <w:ind w:left="360"/>
              <w:rPr>
                <w:rFonts w:cs="Times New Roman"/>
                <w:sz w:val="28"/>
                <w:szCs w:val="28"/>
              </w:rPr>
            </w:pPr>
            <w:r w:rsidRPr="00DE2C3C">
              <w:rPr>
                <w:rFonts w:cs="Times New Roman"/>
                <w:sz w:val="28"/>
                <w:szCs w:val="28"/>
              </w:rPr>
              <w:t>Hiển thị giao diện thêm cây</w:t>
            </w:r>
          </w:p>
        </w:tc>
      </w:tr>
      <w:tr w:rsidR="00B53614" w:rsidRPr="00DE2C3C" w14:paraId="61FAA664" w14:textId="77777777" w:rsidTr="003C54CF">
        <w:trPr>
          <w:trHeight w:val="692"/>
          <w:jc w:val="center"/>
        </w:trPr>
        <w:tc>
          <w:tcPr>
            <w:tcW w:w="4222" w:type="dxa"/>
            <w:gridSpan w:val="2"/>
            <w:vAlign w:val="center"/>
          </w:tcPr>
          <w:p w14:paraId="036DF4E5" w14:textId="77777777" w:rsidR="00B53614" w:rsidRPr="00DE2C3C" w:rsidRDefault="00211D5C" w:rsidP="00C5751A">
            <w:pPr>
              <w:spacing w:line="360" w:lineRule="auto"/>
              <w:ind w:left="360"/>
              <w:rPr>
                <w:rFonts w:cs="Times New Roman"/>
                <w:sz w:val="28"/>
                <w:szCs w:val="28"/>
              </w:rPr>
            </w:pPr>
            <w:r w:rsidRPr="00DE2C3C">
              <w:rPr>
                <w:rFonts w:cs="Times New Roman"/>
                <w:sz w:val="28"/>
                <w:szCs w:val="28"/>
              </w:rPr>
              <w:t>Nhập thông tin cây, nhấn nút thêm cây</w:t>
            </w:r>
          </w:p>
        </w:tc>
        <w:tc>
          <w:tcPr>
            <w:tcW w:w="4511" w:type="dxa"/>
            <w:vAlign w:val="center"/>
          </w:tcPr>
          <w:p w14:paraId="2C58B3E8" w14:textId="77777777" w:rsidR="00B53614" w:rsidRPr="00DE2C3C" w:rsidRDefault="00211D5C" w:rsidP="00C5751A">
            <w:pPr>
              <w:spacing w:line="360" w:lineRule="auto"/>
              <w:ind w:left="360"/>
              <w:rPr>
                <w:rFonts w:cs="Times New Roman"/>
                <w:sz w:val="28"/>
                <w:szCs w:val="28"/>
              </w:rPr>
            </w:pPr>
            <w:r w:rsidRPr="00DE2C3C">
              <w:rPr>
                <w:rFonts w:cs="Times New Roman"/>
                <w:sz w:val="28"/>
                <w:szCs w:val="28"/>
              </w:rPr>
              <w:t>Yêu cầu xác nhận có muốn thêm cây</w:t>
            </w:r>
          </w:p>
        </w:tc>
      </w:tr>
      <w:tr w:rsidR="00211D5C" w:rsidRPr="00DE2C3C" w14:paraId="55B100A7" w14:textId="77777777" w:rsidTr="003C54CF">
        <w:trPr>
          <w:trHeight w:val="692"/>
          <w:jc w:val="center"/>
        </w:trPr>
        <w:tc>
          <w:tcPr>
            <w:tcW w:w="4222" w:type="dxa"/>
            <w:gridSpan w:val="2"/>
            <w:vAlign w:val="center"/>
          </w:tcPr>
          <w:p w14:paraId="67CE45BC" w14:textId="77777777" w:rsidR="00211D5C" w:rsidRPr="00DE2C3C" w:rsidRDefault="00211D5C" w:rsidP="00C5751A">
            <w:pPr>
              <w:spacing w:line="360" w:lineRule="auto"/>
              <w:ind w:left="360"/>
              <w:rPr>
                <w:rFonts w:cs="Times New Roman"/>
                <w:sz w:val="28"/>
                <w:szCs w:val="28"/>
              </w:rPr>
            </w:pPr>
            <w:r w:rsidRPr="00DE2C3C">
              <w:rPr>
                <w:rFonts w:cs="Times New Roman"/>
                <w:sz w:val="28"/>
                <w:szCs w:val="28"/>
              </w:rPr>
              <w:t>Xác nhận thêm cây</w:t>
            </w:r>
          </w:p>
        </w:tc>
        <w:tc>
          <w:tcPr>
            <w:tcW w:w="4511" w:type="dxa"/>
            <w:vAlign w:val="center"/>
          </w:tcPr>
          <w:p w14:paraId="6F561D5A" w14:textId="77777777" w:rsidR="00211D5C" w:rsidRPr="00DE2C3C" w:rsidRDefault="00211D5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211D5C" w:rsidRPr="00DE2C3C" w14:paraId="7B3884CA" w14:textId="77777777" w:rsidTr="003C54CF">
        <w:trPr>
          <w:trHeight w:val="692"/>
          <w:jc w:val="center"/>
        </w:trPr>
        <w:tc>
          <w:tcPr>
            <w:tcW w:w="4222" w:type="dxa"/>
            <w:gridSpan w:val="2"/>
            <w:vAlign w:val="center"/>
          </w:tcPr>
          <w:p w14:paraId="0272E35C" w14:textId="77777777" w:rsidR="00211D5C" w:rsidRPr="00DE2C3C" w:rsidRDefault="00211D5C" w:rsidP="00C5751A">
            <w:pPr>
              <w:spacing w:line="360" w:lineRule="auto"/>
              <w:ind w:left="360"/>
              <w:rPr>
                <w:rFonts w:cs="Times New Roman"/>
                <w:sz w:val="28"/>
                <w:szCs w:val="28"/>
              </w:rPr>
            </w:pPr>
          </w:p>
        </w:tc>
        <w:tc>
          <w:tcPr>
            <w:tcW w:w="4511" w:type="dxa"/>
            <w:vAlign w:val="center"/>
          </w:tcPr>
          <w:p w14:paraId="0C88E7FD" w14:textId="77777777" w:rsidR="00211D5C" w:rsidRPr="00DE2C3C" w:rsidRDefault="00211D5C" w:rsidP="00C5751A">
            <w:pPr>
              <w:spacing w:line="360" w:lineRule="auto"/>
              <w:ind w:left="360"/>
              <w:rPr>
                <w:rFonts w:cs="Times New Roman"/>
                <w:sz w:val="28"/>
                <w:szCs w:val="28"/>
              </w:rPr>
            </w:pPr>
            <w:r w:rsidRPr="00DE2C3C">
              <w:rPr>
                <w:rFonts w:cs="Times New Roman"/>
                <w:sz w:val="28"/>
                <w:szCs w:val="28"/>
              </w:rPr>
              <w:t>Nếu hợp lệ, thêm cây vào trong hệ thống, hiển thị thông báo thành công</w:t>
            </w:r>
          </w:p>
        </w:tc>
      </w:tr>
      <w:tr w:rsidR="00B53614" w:rsidRPr="00DE2C3C" w14:paraId="5903FB36" w14:textId="77777777" w:rsidTr="003C54CF">
        <w:trPr>
          <w:trHeight w:val="725"/>
          <w:jc w:val="center"/>
        </w:trPr>
        <w:tc>
          <w:tcPr>
            <w:tcW w:w="8733" w:type="dxa"/>
            <w:gridSpan w:val="3"/>
            <w:vAlign w:val="center"/>
          </w:tcPr>
          <w:p w14:paraId="424B2CD7" w14:textId="77777777" w:rsidR="00B53614" w:rsidRPr="00DE2C3C" w:rsidRDefault="00B53614" w:rsidP="00C5751A">
            <w:pPr>
              <w:spacing w:line="360" w:lineRule="auto"/>
              <w:ind w:left="360"/>
              <w:rPr>
                <w:rFonts w:cs="Times New Roman"/>
                <w:sz w:val="28"/>
                <w:szCs w:val="28"/>
              </w:rPr>
            </w:pPr>
          </w:p>
        </w:tc>
      </w:tr>
      <w:tr w:rsidR="00B53614" w:rsidRPr="00DE2C3C" w14:paraId="5C6DBD05" w14:textId="77777777" w:rsidTr="003C54CF">
        <w:trPr>
          <w:trHeight w:val="692"/>
          <w:jc w:val="center"/>
        </w:trPr>
        <w:tc>
          <w:tcPr>
            <w:tcW w:w="2272" w:type="dxa"/>
            <w:vAlign w:val="center"/>
          </w:tcPr>
          <w:p w14:paraId="08C92EEC" w14:textId="77777777" w:rsidR="00B53614" w:rsidRPr="00DE2C3C" w:rsidRDefault="00B53614" w:rsidP="00C5751A">
            <w:pPr>
              <w:spacing w:line="360" w:lineRule="auto"/>
              <w:ind w:left="360"/>
              <w:rPr>
                <w:rFonts w:cs="Times New Roman"/>
                <w:sz w:val="28"/>
                <w:szCs w:val="28"/>
              </w:rPr>
            </w:pPr>
            <w:r w:rsidRPr="00DE2C3C">
              <w:rPr>
                <w:rFonts w:cs="Times New Roman"/>
                <w:sz w:val="28"/>
                <w:szCs w:val="28"/>
              </w:rPr>
              <w:t>Ngoại lệ</w:t>
            </w:r>
          </w:p>
        </w:tc>
        <w:tc>
          <w:tcPr>
            <w:tcW w:w="6461" w:type="dxa"/>
            <w:gridSpan w:val="2"/>
            <w:vAlign w:val="center"/>
          </w:tcPr>
          <w:p w14:paraId="2919C138" w14:textId="77777777" w:rsidR="00B53614" w:rsidRPr="00DE2C3C" w:rsidRDefault="0076032A" w:rsidP="00C5751A">
            <w:pPr>
              <w:spacing w:line="360" w:lineRule="auto"/>
              <w:ind w:left="360"/>
              <w:rPr>
                <w:rFonts w:cs="Times New Roman"/>
                <w:sz w:val="28"/>
                <w:szCs w:val="28"/>
              </w:rPr>
            </w:pPr>
            <w:r w:rsidRPr="00DE2C3C">
              <w:rPr>
                <w:rFonts w:cs="Times New Roman"/>
                <w:sz w:val="28"/>
                <w:szCs w:val="28"/>
              </w:rPr>
              <w:t>Bước 5:  người dùng không xác nhận thêm cây, yêu cầu thêm cây mới sẽ không được gửi lên hệ thống</w:t>
            </w:r>
          </w:p>
          <w:p w14:paraId="5C163EA2" w14:textId="77777777" w:rsidR="0076032A" w:rsidRPr="00DE2C3C" w:rsidRDefault="0076032A"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được thêm vào trong hệ thống, đồng thời thông báo về lý do không hợp lệ sẽ được hiển thị</w:t>
            </w:r>
          </w:p>
        </w:tc>
      </w:tr>
    </w:tbl>
    <w:p w14:paraId="78F93F6E" w14:textId="77777777" w:rsidR="00B53614" w:rsidRPr="00DE2C3C" w:rsidRDefault="00B53614" w:rsidP="00C5751A">
      <w:pPr>
        <w:spacing w:line="360" w:lineRule="auto"/>
        <w:rPr>
          <w:rFonts w:cs="Times New Roman"/>
          <w:sz w:val="28"/>
          <w:szCs w:val="28"/>
        </w:rPr>
      </w:pPr>
    </w:p>
    <w:p w14:paraId="0D035E44" w14:textId="77777777" w:rsidR="00AA71A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2.4.1.3. </w:t>
      </w:r>
      <w:r w:rsidR="00AA71AC" w:rsidRPr="00DE2C3C">
        <w:rPr>
          <w:rFonts w:ascii="Times New Roman" w:hAnsi="Times New Roman" w:cs="Times New Roman"/>
          <w:sz w:val="28"/>
          <w:szCs w:val="28"/>
        </w:rPr>
        <w:t>Ca sử dụng sửa cây</w:t>
      </w:r>
    </w:p>
    <w:p w14:paraId="5544218E" w14:textId="77777777" w:rsidR="00AA71AC" w:rsidRPr="00DE2C3C" w:rsidRDefault="00AA71AC"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AA71AC" w:rsidRPr="00DE2C3C" w14:paraId="39611DC3" w14:textId="77777777" w:rsidTr="003C54CF">
        <w:trPr>
          <w:trHeight w:val="823"/>
        </w:trPr>
        <w:tc>
          <w:tcPr>
            <w:tcW w:w="2582" w:type="dxa"/>
          </w:tcPr>
          <w:p w14:paraId="31C83009"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lastRenderedPageBreak/>
              <w:t>Tên ca sử dụng</w:t>
            </w:r>
          </w:p>
        </w:tc>
        <w:tc>
          <w:tcPr>
            <w:tcW w:w="6151" w:type="dxa"/>
          </w:tcPr>
          <w:p w14:paraId="67E78EE0"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Sửa cây</w:t>
            </w:r>
          </w:p>
        </w:tc>
      </w:tr>
      <w:tr w:rsidR="00AA71AC" w:rsidRPr="00DE2C3C" w14:paraId="3AED96EE" w14:textId="77777777" w:rsidTr="003C54CF">
        <w:trPr>
          <w:trHeight w:val="692"/>
        </w:trPr>
        <w:tc>
          <w:tcPr>
            <w:tcW w:w="2582" w:type="dxa"/>
          </w:tcPr>
          <w:p w14:paraId="5DBF9B61"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14:paraId="1AB8B467"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Quản trị viên</w:t>
            </w:r>
          </w:p>
        </w:tc>
      </w:tr>
      <w:tr w:rsidR="00AA71AC" w:rsidRPr="00DE2C3C" w14:paraId="3ABDD177" w14:textId="77777777" w:rsidTr="003C54CF">
        <w:trPr>
          <w:trHeight w:val="692"/>
        </w:trPr>
        <w:tc>
          <w:tcPr>
            <w:tcW w:w="2582" w:type="dxa"/>
          </w:tcPr>
          <w:p w14:paraId="47C3F530" w14:textId="77777777" w:rsidR="00AA71AC" w:rsidRPr="00DE2C3C" w:rsidRDefault="00AA71AC"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14:paraId="43A20C47"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Ca sử dụng đăng nhập</w:t>
            </w:r>
          </w:p>
        </w:tc>
      </w:tr>
      <w:tr w:rsidR="00AA71AC" w:rsidRPr="00DE2C3C" w14:paraId="5EF0E5A9" w14:textId="77777777" w:rsidTr="003C54CF">
        <w:trPr>
          <w:trHeight w:val="725"/>
        </w:trPr>
        <w:tc>
          <w:tcPr>
            <w:tcW w:w="2582" w:type="dxa"/>
          </w:tcPr>
          <w:p w14:paraId="1F199B9F"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14:paraId="3473F0FD"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Cho phép sửa một cây trong hệ thống</w:t>
            </w:r>
          </w:p>
        </w:tc>
      </w:tr>
      <w:tr w:rsidR="00AA71AC" w:rsidRPr="00DE2C3C" w14:paraId="6A85183A" w14:textId="77777777" w:rsidTr="003C54CF">
        <w:trPr>
          <w:trHeight w:val="692"/>
        </w:trPr>
        <w:tc>
          <w:tcPr>
            <w:tcW w:w="2582" w:type="dxa"/>
          </w:tcPr>
          <w:p w14:paraId="5AA776BC"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14:paraId="6582EB2D"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AA71AC" w:rsidRPr="00DE2C3C" w14:paraId="7F696EAF" w14:textId="77777777" w:rsidTr="003C54CF">
        <w:trPr>
          <w:trHeight w:val="692"/>
        </w:trPr>
        <w:tc>
          <w:tcPr>
            <w:tcW w:w="2582" w:type="dxa"/>
          </w:tcPr>
          <w:p w14:paraId="0EFF6514"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14:paraId="76D57B57"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Thành công: Thông tin về cây sẽ được cập nhật vào trong CSDL, hiển thị thông báo cập nhật cây thành công.</w:t>
            </w:r>
          </w:p>
          <w:p w14:paraId="76E9B8F4"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Không thành công: Hiển thị thông báo lý do sửa cây không thành công, trạng thái của hệ thống không thay đổi</w:t>
            </w:r>
          </w:p>
        </w:tc>
      </w:tr>
      <w:tr w:rsidR="00AA71AC" w:rsidRPr="00DE2C3C" w14:paraId="26B6C166" w14:textId="77777777" w:rsidTr="003C54CF">
        <w:trPr>
          <w:trHeight w:val="692"/>
        </w:trPr>
        <w:tc>
          <w:tcPr>
            <w:tcW w:w="2582" w:type="dxa"/>
          </w:tcPr>
          <w:p w14:paraId="0AC82E22" w14:textId="77777777" w:rsidR="00AA71AC" w:rsidRPr="00DE2C3C" w:rsidRDefault="00AA71AC"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14:paraId="3C9E79E3"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Tên cây phải là duy nhất trong hệ thống</w:t>
            </w:r>
          </w:p>
        </w:tc>
      </w:tr>
    </w:tbl>
    <w:p w14:paraId="4C2627EB" w14:textId="77777777" w:rsidR="00AA71AC" w:rsidRPr="00DE2C3C" w:rsidRDefault="00AA71AC" w:rsidP="00C5751A">
      <w:pPr>
        <w:spacing w:line="360" w:lineRule="auto"/>
        <w:rPr>
          <w:rFonts w:cs="Times New Roman"/>
          <w:sz w:val="28"/>
          <w:szCs w:val="28"/>
        </w:rPr>
      </w:pPr>
    </w:p>
    <w:p w14:paraId="6ED62F3F" w14:textId="77777777" w:rsidR="00AA71AC" w:rsidRPr="00DE2C3C" w:rsidRDefault="00AA71AC"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88"/>
        <w:gridCol w:w="1939"/>
        <w:gridCol w:w="4506"/>
      </w:tblGrid>
      <w:tr w:rsidR="00AA71AC" w:rsidRPr="00DE2C3C" w14:paraId="4D594572" w14:textId="77777777" w:rsidTr="003C54CF">
        <w:trPr>
          <w:trHeight w:val="823"/>
          <w:jc w:val="center"/>
        </w:trPr>
        <w:tc>
          <w:tcPr>
            <w:tcW w:w="4227" w:type="dxa"/>
            <w:gridSpan w:val="2"/>
            <w:vAlign w:val="center"/>
          </w:tcPr>
          <w:p w14:paraId="29DF6BAA" w14:textId="77777777"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14:paraId="7B322242" w14:textId="77777777" w:rsidR="00AA71AC" w:rsidRPr="00DE2C3C" w:rsidRDefault="00AA71A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AA71AC" w:rsidRPr="00DE2C3C" w14:paraId="3953C651" w14:textId="77777777" w:rsidTr="003C54CF">
        <w:trPr>
          <w:trHeight w:val="692"/>
          <w:jc w:val="center"/>
        </w:trPr>
        <w:tc>
          <w:tcPr>
            <w:tcW w:w="4227" w:type="dxa"/>
            <w:gridSpan w:val="2"/>
          </w:tcPr>
          <w:p w14:paraId="74CA0FD6"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Ở tab cây, chọ</w:t>
            </w:r>
            <w:r w:rsidR="00D12A5E" w:rsidRPr="00DE2C3C">
              <w:rPr>
                <w:rFonts w:cs="Times New Roman"/>
                <w:sz w:val="28"/>
                <w:szCs w:val="28"/>
              </w:rPr>
              <w:t>n cây có trong hệ thống và chọn cập nhật</w:t>
            </w:r>
          </w:p>
        </w:tc>
        <w:tc>
          <w:tcPr>
            <w:tcW w:w="4506" w:type="dxa"/>
          </w:tcPr>
          <w:p w14:paraId="06CE7464"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Hiển thị giao diệ</w:t>
            </w:r>
            <w:r w:rsidR="00D12A5E" w:rsidRPr="00DE2C3C">
              <w:rPr>
                <w:rFonts w:cs="Times New Roman"/>
                <w:sz w:val="28"/>
                <w:szCs w:val="28"/>
              </w:rPr>
              <w:t>n sửa</w:t>
            </w:r>
            <w:r w:rsidRPr="00DE2C3C">
              <w:rPr>
                <w:rFonts w:cs="Times New Roman"/>
                <w:sz w:val="28"/>
                <w:szCs w:val="28"/>
              </w:rPr>
              <w:t xml:space="preserve"> cây</w:t>
            </w:r>
          </w:p>
        </w:tc>
      </w:tr>
      <w:tr w:rsidR="00AA71AC" w:rsidRPr="00DE2C3C" w14:paraId="5B6AEA20" w14:textId="77777777" w:rsidTr="003C54CF">
        <w:trPr>
          <w:trHeight w:val="692"/>
          <w:jc w:val="center"/>
        </w:trPr>
        <w:tc>
          <w:tcPr>
            <w:tcW w:w="4227" w:type="dxa"/>
            <w:gridSpan w:val="2"/>
          </w:tcPr>
          <w:p w14:paraId="5DEBEEC9"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Nhập thông tin cây, nhấ</w:t>
            </w:r>
            <w:r w:rsidR="00D12A5E" w:rsidRPr="00DE2C3C">
              <w:rPr>
                <w:rFonts w:cs="Times New Roman"/>
                <w:sz w:val="28"/>
                <w:szCs w:val="28"/>
              </w:rPr>
              <w:t>n nút sửa</w:t>
            </w:r>
            <w:r w:rsidRPr="00DE2C3C">
              <w:rPr>
                <w:rFonts w:cs="Times New Roman"/>
                <w:sz w:val="28"/>
                <w:szCs w:val="28"/>
              </w:rPr>
              <w:t xml:space="preserve"> cây</w:t>
            </w:r>
          </w:p>
        </w:tc>
        <w:tc>
          <w:tcPr>
            <w:tcW w:w="4506" w:type="dxa"/>
          </w:tcPr>
          <w:p w14:paraId="3F347B4C"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Yêu cầu xác nhận có muố</w:t>
            </w:r>
            <w:r w:rsidR="00D12A5E" w:rsidRPr="00DE2C3C">
              <w:rPr>
                <w:rFonts w:cs="Times New Roman"/>
                <w:sz w:val="28"/>
                <w:szCs w:val="28"/>
              </w:rPr>
              <w:t>n sửa</w:t>
            </w:r>
            <w:r w:rsidRPr="00DE2C3C">
              <w:rPr>
                <w:rFonts w:cs="Times New Roman"/>
                <w:sz w:val="28"/>
                <w:szCs w:val="28"/>
              </w:rPr>
              <w:t xml:space="preserve"> cây</w:t>
            </w:r>
          </w:p>
        </w:tc>
      </w:tr>
      <w:tr w:rsidR="00AA71AC" w:rsidRPr="00DE2C3C" w14:paraId="0888FB90" w14:textId="77777777" w:rsidTr="003C54CF">
        <w:trPr>
          <w:trHeight w:val="692"/>
          <w:jc w:val="center"/>
        </w:trPr>
        <w:tc>
          <w:tcPr>
            <w:tcW w:w="4227" w:type="dxa"/>
            <w:gridSpan w:val="2"/>
          </w:tcPr>
          <w:p w14:paraId="2FA4AD76"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Xác nhậ</w:t>
            </w:r>
            <w:r w:rsidR="001110AE" w:rsidRPr="00DE2C3C">
              <w:rPr>
                <w:rFonts w:cs="Times New Roman"/>
                <w:sz w:val="28"/>
                <w:szCs w:val="28"/>
              </w:rPr>
              <w:t>n sửa</w:t>
            </w:r>
            <w:r w:rsidRPr="00DE2C3C">
              <w:rPr>
                <w:rFonts w:cs="Times New Roman"/>
                <w:sz w:val="28"/>
                <w:szCs w:val="28"/>
              </w:rPr>
              <w:t xml:space="preserve"> cây</w:t>
            </w:r>
          </w:p>
        </w:tc>
        <w:tc>
          <w:tcPr>
            <w:tcW w:w="4506" w:type="dxa"/>
          </w:tcPr>
          <w:p w14:paraId="5B9F478E"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AA71AC" w:rsidRPr="00DE2C3C" w14:paraId="0D9D4AB1" w14:textId="77777777" w:rsidTr="003C54CF">
        <w:trPr>
          <w:trHeight w:val="692"/>
          <w:jc w:val="center"/>
        </w:trPr>
        <w:tc>
          <w:tcPr>
            <w:tcW w:w="4227" w:type="dxa"/>
            <w:gridSpan w:val="2"/>
          </w:tcPr>
          <w:p w14:paraId="0A278926" w14:textId="77777777" w:rsidR="00AA71AC" w:rsidRPr="00DE2C3C" w:rsidRDefault="00AA71AC" w:rsidP="00C5751A">
            <w:pPr>
              <w:spacing w:line="360" w:lineRule="auto"/>
              <w:ind w:left="360"/>
              <w:rPr>
                <w:rFonts w:cs="Times New Roman"/>
                <w:sz w:val="28"/>
                <w:szCs w:val="28"/>
              </w:rPr>
            </w:pPr>
          </w:p>
        </w:tc>
        <w:tc>
          <w:tcPr>
            <w:tcW w:w="4506" w:type="dxa"/>
          </w:tcPr>
          <w:p w14:paraId="29C5355F"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Nếu hợp lệ</w:t>
            </w:r>
            <w:r w:rsidR="001110AE" w:rsidRPr="00DE2C3C">
              <w:rPr>
                <w:rFonts w:cs="Times New Roman"/>
                <w:sz w:val="28"/>
                <w:szCs w:val="28"/>
              </w:rPr>
              <w:t>, thông tin</w:t>
            </w:r>
            <w:r w:rsidRPr="00DE2C3C">
              <w:rPr>
                <w:rFonts w:cs="Times New Roman"/>
                <w:sz w:val="28"/>
                <w:szCs w:val="28"/>
              </w:rPr>
              <w:t xml:space="preserve"> cây</w:t>
            </w:r>
            <w:r w:rsidR="001110AE" w:rsidRPr="00DE2C3C">
              <w:rPr>
                <w:rFonts w:cs="Times New Roman"/>
                <w:sz w:val="28"/>
                <w:szCs w:val="28"/>
              </w:rPr>
              <w:t xml:space="preserve"> sẽ được cập nhật</w:t>
            </w:r>
            <w:r w:rsidRPr="00DE2C3C">
              <w:rPr>
                <w:rFonts w:cs="Times New Roman"/>
                <w:sz w:val="28"/>
                <w:szCs w:val="28"/>
              </w:rPr>
              <w:t xml:space="preserve"> vào trong hệ thống, hiển thị thông báo thành công</w:t>
            </w:r>
          </w:p>
        </w:tc>
      </w:tr>
      <w:tr w:rsidR="00AA71AC" w:rsidRPr="00DE2C3C" w14:paraId="5185AD04" w14:textId="77777777" w:rsidTr="003C54CF">
        <w:trPr>
          <w:trHeight w:val="725"/>
          <w:jc w:val="center"/>
        </w:trPr>
        <w:tc>
          <w:tcPr>
            <w:tcW w:w="8733" w:type="dxa"/>
            <w:gridSpan w:val="3"/>
          </w:tcPr>
          <w:p w14:paraId="66471F39" w14:textId="77777777" w:rsidR="00AA71AC" w:rsidRPr="00DE2C3C" w:rsidRDefault="00AA71AC" w:rsidP="00C5751A">
            <w:pPr>
              <w:spacing w:line="360" w:lineRule="auto"/>
              <w:ind w:left="360"/>
              <w:rPr>
                <w:rFonts w:cs="Times New Roman"/>
                <w:sz w:val="28"/>
                <w:szCs w:val="28"/>
              </w:rPr>
            </w:pPr>
          </w:p>
        </w:tc>
      </w:tr>
      <w:tr w:rsidR="00AA71AC" w:rsidRPr="00DE2C3C" w14:paraId="3038D5EF" w14:textId="77777777" w:rsidTr="003C54CF">
        <w:trPr>
          <w:trHeight w:val="692"/>
          <w:jc w:val="center"/>
        </w:trPr>
        <w:tc>
          <w:tcPr>
            <w:tcW w:w="2288" w:type="dxa"/>
          </w:tcPr>
          <w:p w14:paraId="104B4E18"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Ngoại lệ</w:t>
            </w:r>
          </w:p>
        </w:tc>
        <w:tc>
          <w:tcPr>
            <w:tcW w:w="6445" w:type="dxa"/>
            <w:gridSpan w:val="2"/>
          </w:tcPr>
          <w:p w14:paraId="33FFA7D1"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Bước 5:  người dùng không xác nhậ</w:t>
            </w:r>
            <w:r w:rsidR="001110AE" w:rsidRPr="00DE2C3C">
              <w:rPr>
                <w:rFonts w:cs="Times New Roman"/>
                <w:sz w:val="28"/>
                <w:szCs w:val="28"/>
              </w:rPr>
              <w:t>n sửa</w:t>
            </w:r>
            <w:r w:rsidRPr="00DE2C3C">
              <w:rPr>
                <w:rFonts w:cs="Times New Roman"/>
                <w:sz w:val="28"/>
                <w:szCs w:val="28"/>
              </w:rPr>
              <w:t xml:space="preserve"> cây, yêu cầ</w:t>
            </w:r>
            <w:r w:rsidR="001110AE" w:rsidRPr="00DE2C3C">
              <w:rPr>
                <w:rFonts w:cs="Times New Roman"/>
                <w:sz w:val="28"/>
                <w:szCs w:val="28"/>
              </w:rPr>
              <w:t>u sửa</w:t>
            </w:r>
            <w:r w:rsidRPr="00DE2C3C">
              <w:rPr>
                <w:rFonts w:cs="Times New Roman"/>
                <w:sz w:val="28"/>
                <w:szCs w:val="28"/>
              </w:rPr>
              <w:t xml:space="preserve"> cây sẽ không được gửi lên hệ thống</w:t>
            </w:r>
          </w:p>
          <w:p w14:paraId="71D5C022" w14:textId="77777777" w:rsidR="00AA71AC" w:rsidRPr="00DE2C3C" w:rsidRDefault="00AA71AC" w:rsidP="00C5751A">
            <w:pPr>
              <w:spacing w:line="360" w:lineRule="auto"/>
              <w:ind w:left="360"/>
              <w:rPr>
                <w:rFonts w:cs="Times New Roman"/>
                <w:sz w:val="28"/>
                <w:szCs w:val="28"/>
              </w:rPr>
            </w:pPr>
            <w:r w:rsidRPr="00DE2C3C">
              <w:rPr>
                <w:rFonts w:cs="Times New Roman"/>
                <w:sz w:val="28"/>
                <w:szCs w:val="28"/>
              </w:rPr>
              <w:t>Bước 7: nếu thông tin cây không hợp lệ thì cây sẽ không đượ</w:t>
            </w:r>
            <w:r w:rsidR="001110AE" w:rsidRPr="00DE2C3C">
              <w:rPr>
                <w:rFonts w:cs="Times New Roman"/>
                <w:sz w:val="28"/>
                <w:szCs w:val="28"/>
              </w:rPr>
              <w:t>c cập nhật</w:t>
            </w:r>
            <w:r w:rsidRPr="00DE2C3C">
              <w:rPr>
                <w:rFonts w:cs="Times New Roman"/>
                <w:sz w:val="28"/>
                <w:szCs w:val="28"/>
              </w:rPr>
              <w:t xml:space="preserve"> vào trong hệ thống, đồng thời thông báo về lý do không hợp lệ sẽ được hiển thị</w:t>
            </w:r>
          </w:p>
        </w:tc>
      </w:tr>
    </w:tbl>
    <w:p w14:paraId="0F73F5CA" w14:textId="77777777" w:rsidR="00AA71AC" w:rsidRPr="00DE2C3C" w:rsidRDefault="00AA71AC" w:rsidP="00C5751A">
      <w:pPr>
        <w:spacing w:line="360" w:lineRule="auto"/>
        <w:rPr>
          <w:rFonts w:cs="Times New Roman"/>
          <w:sz w:val="28"/>
          <w:szCs w:val="28"/>
        </w:rPr>
      </w:pPr>
    </w:p>
    <w:p w14:paraId="6EA8F031" w14:textId="77777777" w:rsidR="001110AE"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2.4.1.4. </w:t>
      </w:r>
      <w:r w:rsidR="001110AE" w:rsidRPr="00DE2C3C">
        <w:rPr>
          <w:rFonts w:ascii="Times New Roman" w:hAnsi="Times New Roman" w:cs="Times New Roman"/>
          <w:sz w:val="28"/>
          <w:szCs w:val="28"/>
        </w:rPr>
        <w:t>Ca sử dụng xóa cây</w:t>
      </w:r>
    </w:p>
    <w:p w14:paraId="62136F46" w14:textId="77777777" w:rsidR="001110AE" w:rsidRPr="00DE2C3C" w:rsidRDefault="001110AE"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1110AE" w:rsidRPr="00DE2C3C" w14:paraId="5589B299" w14:textId="77777777" w:rsidTr="003C54CF">
        <w:trPr>
          <w:trHeight w:val="823"/>
        </w:trPr>
        <w:tc>
          <w:tcPr>
            <w:tcW w:w="2583" w:type="dxa"/>
          </w:tcPr>
          <w:p w14:paraId="1EA0CACA"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14:paraId="1990729D"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Xóa cây</w:t>
            </w:r>
          </w:p>
        </w:tc>
      </w:tr>
      <w:tr w:rsidR="001110AE" w:rsidRPr="00DE2C3C" w14:paraId="3267B048" w14:textId="77777777" w:rsidTr="003C54CF">
        <w:trPr>
          <w:trHeight w:val="692"/>
        </w:trPr>
        <w:tc>
          <w:tcPr>
            <w:tcW w:w="2583" w:type="dxa"/>
          </w:tcPr>
          <w:p w14:paraId="1E956EF3"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14:paraId="65CE322C"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Quản trị viên</w:t>
            </w:r>
          </w:p>
        </w:tc>
      </w:tr>
      <w:tr w:rsidR="001110AE" w:rsidRPr="00DE2C3C" w14:paraId="1B3AA614" w14:textId="77777777" w:rsidTr="003C54CF">
        <w:trPr>
          <w:trHeight w:val="692"/>
        </w:trPr>
        <w:tc>
          <w:tcPr>
            <w:tcW w:w="2583" w:type="dxa"/>
          </w:tcPr>
          <w:p w14:paraId="4EE27C05" w14:textId="77777777" w:rsidR="001110AE" w:rsidRPr="00DE2C3C" w:rsidRDefault="001110AE"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14:paraId="61BC98B1"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Ca sử dụng đăng nhập</w:t>
            </w:r>
          </w:p>
        </w:tc>
      </w:tr>
      <w:tr w:rsidR="001110AE" w:rsidRPr="00DE2C3C" w14:paraId="204C9A05" w14:textId="77777777" w:rsidTr="003C54CF">
        <w:trPr>
          <w:trHeight w:val="725"/>
        </w:trPr>
        <w:tc>
          <w:tcPr>
            <w:tcW w:w="2583" w:type="dxa"/>
          </w:tcPr>
          <w:p w14:paraId="340216B2"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14:paraId="4F2D84CD"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Cho phép xóa một cây trong hệ thống</w:t>
            </w:r>
          </w:p>
        </w:tc>
      </w:tr>
      <w:tr w:rsidR="001110AE" w:rsidRPr="00DE2C3C" w14:paraId="17F0C07E" w14:textId="77777777" w:rsidTr="003C54CF">
        <w:trPr>
          <w:trHeight w:val="692"/>
        </w:trPr>
        <w:tc>
          <w:tcPr>
            <w:tcW w:w="2583" w:type="dxa"/>
          </w:tcPr>
          <w:p w14:paraId="35BD7AB9"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14:paraId="4119DAEE"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110AE" w:rsidRPr="00DE2C3C" w14:paraId="7A4E8EAD" w14:textId="77777777" w:rsidTr="003C54CF">
        <w:trPr>
          <w:trHeight w:val="692"/>
        </w:trPr>
        <w:tc>
          <w:tcPr>
            <w:tcW w:w="2583" w:type="dxa"/>
          </w:tcPr>
          <w:p w14:paraId="0A15680F"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14:paraId="7245C975"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Thành công: Cây sẽ bị xóa khỏi hệ thống, hiển thị thông báo xóa cây thành công.</w:t>
            </w:r>
          </w:p>
        </w:tc>
      </w:tr>
      <w:tr w:rsidR="001110AE" w:rsidRPr="00DE2C3C" w14:paraId="0B7D5AA5" w14:textId="77777777" w:rsidTr="003C54CF">
        <w:trPr>
          <w:trHeight w:val="692"/>
        </w:trPr>
        <w:tc>
          <w:tcPr>
            <w:tcW w:w="2583" w:type="dxa"/>
          </w:tcPr>
          <w:p w14:paraId="32C488BF" w14:textId="77777777" w:rsidR="001110AE" w:rsidRPr="00DE2C3C" w:rsidRDefault="001110AE"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14:paraId="38BED1A4"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Không có</w:t>
            </w:r>
          </w:p>
        </w:tc>
      </w:tr>
    </w:tbl>
    <w:p w14:paraId="630B2C27" w14:textId="77777777" w:rsidR="00EF7976" w:rsidRPr="00DE2C3C" w:rsidRDefault="00EF7976" w:rsidP="00C5751A">
      <w:pPr>
        <w:spacing w:line="360" w:lineRule="auto"/>
        <w:rPr>
          <w:rFonts w:cs="Times New Roman"/>
          <w:sz w:val="28"/>
          <w:szCs w:val="28"/>
        </w:rPr>
      </w:pPr>
    </w:p>
    <w:p w14:paraId="3EA9C78F" w14:textId="77777777" w:rsidR="001110AE" w:rsidRPr="00DE2C3C" w:rsidRDefault="001110AE"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1110AE" w:rsidRPr="00DE2C3C" w14:paraId="07BC06C9" w14:textId="77777777" w:rsidTr="003C54CF">
        <w:trPr>
          <w:trHeight w:val="823"/>
          <w:jc w:val="center"/>
        </w:trPr>
        <w:tc>
          <w:tcPr>
            <w:tcW w:w="4216" w:type="dxa"/>
            <w:gridSpan w:val="2"/>
            <w:vAlign w:val="center"/>
          </w:tcPr>
          <w:p w14:paraId="1259884D" w14:textId="77777777"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0FCEB32A" w14:textId="77777777" w:rsidR="001110AE" w:rsidRPr="00DE2C3C" w:rsidRDefault="001110AE"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110AE" w:rsidRPr="00DE2C3C" w14:paraId="19749B1D" w14:textId="77777777" w:rsidTr="003C54CF">
        <w:trPr>
          <w:trHeight w:val="692"/>
          <w:jc w:val="center"/>
        </w:trPr>
        <w:tc>
          <w:tcPr>
            <w:tcW w:w="4216" w:type="dxa"/>
            <w:gridSpan w:val="2"/>
          </w:tcPr>
          <w:p w14:paraId="535D0D28" w14:textId="77777777"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1. </w:t>
            </w:r>
            <w:r w:rsidR="001110AE" w:rsidRPr="00DE2C3C">
              <w:rPr>
                <w:rFonts w:cs="Times New Roman"/>
                <w:sz w:val="28"/>
                <w:szCs w:val="28"/>
              </w:rPr>
              <w:t>Ở tab cây, chọn cây có trong hệ thống và chọn xóa</w:t>
            </w:r>
          </w:p>
        </w:tc>
        <w:tc>
          <w:tcPr>
            <w:tcW w:w="4517" w:type="dxa"/>
          </w:tcPr>
          <w:p w14:paraId="33CEA3F4" w14:textId="77777777"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2. </w:t>
            </w:r>
            <w:r w:rsidR="001110AE" w:rsidRPr="00DE2C3C">
              <w:rPr>
                <w:rFonts w:cs="Times New Roman"/>
                <w:sz w:val="28"/>
                <w:szCs w:val="28"/>
              </w:rPr>
              <w:t>Yêu cầu xác nhận có muốn xóa cây</w:t>
            </w:r>
          </w:p>
        </w:tc>
      </w:tr>
      <w:tr w:rsidR="001110AE" w:rsidRPr="00DE2C3C" w14:paraId="37A6D9C5" w14:textId="77777777" w:rsidTr="003C54CF">
        <w:trPr>
          <w:trHeight w:val="692"/>
          <w:jc w:val="center"/>
        </w:trPr>
        <w:tc>
          <w:tcPr>
            <w:tcW w:w="4216" w:type="dxa"/>
            <w:gridSpan w:val="2"/>
          </w:tcPr>
          <w:p w14:paraId="296F685A" w14:textId="77777777" w:rsidR="001110AE" w:rsidRPr="00DE2C3C" w:rsidRDefault="002E2E53" w:rsidP="00C5751A">
            <w:pPr>
              <w:spacing w:line="360" w:lineRule="auto"/>
              <w:ind w:left="360"/>
              <w:rPr>
                <w:rFonts w:cs="Times New Roman"/>
                <w:sz w:val="28"/>
                <w:szCs w:val="28"/>
              </w:rPr>
            </w:pPr>
            <w:r w:rsidRPr="00DE2C3C">
              <w:rPr>
                <w:rFonts w:cs="Times New Roman"/>
                <w:sz w:val="28"/>
                <w:szCs w:val="28"/>
              </w:rPr>
              <w:lastRenderedPageBreak/>
              <w:t xml:space="preserve">3. </w:t>
            </w:r>
            <w:r w:rsidR="001110AE" w:rsidRPr="00DE2C3C">
              <w:rPr>
                <w:rFonts w:cs="Times New Roman"/>
                <w:sz w:val="28"/>
                <w:szCs w:val="28"/>
              </w:rPr>
              <w:t>Xác nhận xóa cây</w:t>
            </w:r>
          </w:p>
        </w:tc>
        <w:tc>
          <w:tcPr>
            <w:tcW w:w="4517" w:type="dxa"/>
          </w:tcPr>
          <w:p w14:paraId="3202FCBE" w14:textId="77777777" w:rsidR="001110AE" w:rsidRPr="00DE2C3C" w:rsidRDefault="002E2E53" w:rsidP="00C5751A">
            <w:pPr>
              <w:spacing w:line="360" w:lineRule="auto"/>
              <w:ind w:left="360"/>
              <w:rPr>
                <w:rFonts w:cs="Times New Roman"/>
                <w:sz w:val="28"/>
                <w:szCs w:val="28"/>
              </w:rPr>
            </w:pPr>
            <w:r w:rsidRPr="00DE2C3C">
              <w:rPr>
                <w:rFonts w:cs="Times New Roman"/>
                <w:sz w:val="28"/>
                <w:szCs w:val="28"/>
              </w:rPr>
              <w:t xml:space="preserve">4. </w:t>
            </w:r>
            <w:r w:rsidR="001110AE" w:rsidRPr="00DE2C3C">
              <w:rPr>
                <w:rFonts w:cs="Times New Roman"/>
                <w:sz w:val="28"/>
                <w:szCs w:val="28"/>
              </w:rPr>
              <w:t>Cây sẽ bị xóa khỏi hệ thống, hiển thị thông báo thành công</w:t>
            </w:r>
          </w:p>
        </w:tc>
      </w:tr>
      <w:tr w:rsidR="001110AE" w:rsidRPr="00DE2C3C" w14:paraId="079190D5" w14:textId="77777777" w:rsidTr="003C54CF">
        <w:trPr>
          <w:trHeight w:val="725"/>
          <w:jc w:val="center"/>
        </w:trPr>
        <w:tc>
          <w:tcPr>
            <w:tcW w:w="8733" w:type="dxa"/>
            <w:gridSpan w:val="3"/>
          </w:tcPr>
          <w:p w14:paraId="16FD1EC1" w14:textId="77777777" w:rsidR="001110AE" w:rsidRPr="00DE2C3C" w:rsidRDefault="001110AE" w:rsidP="00C5751A">
            <w:pPr>
              <w:spacing w:line="360" w:lineRule="auto"/>
              <w:ind w:left="360"/>
              <w:rPr>
                <w:rFonts w:cs="Times New Roman"/>
                <w:sz w:val="28"/>
                <w:szCs w:val="28"/>
              </w:rPr>
            </w:pPr>
          </w:p>
        </w:tc>
      </w:tr>
      <w:tr w:rsidR="001110AE" w:rsidRPr="00DE2C3C" w14:paraId="4A8ECE0A" w14:textId="77777777" w:rsidTr="003C54CF">
        <w:trPr>
          <w:trHeight w:val="692"/>
          <w:jc w:val="center"/>
        </w:trPr>
        <w:tc>
          <w:tcPr>
            <w:tcW w:w="2246" w:type="dxa"/>
          </w:tcPr>
          <w:p w14:paraId="766DF020"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14:paraId="72A1F707" w14:textId="77777777" w:rsidR="001110AE" w:rsidRPr="00DE2C3C" w:rsidRDefault="001110AE" w:rsidP="00C5751A">
            <w:pPr>
              <w:spacing w:line="360" w:lineRule="auto"/>
              <w:ind w:left="360"/>
              <w:rPr>
                <w:rFonts w:cs="Times New Roman"/>
                <w:sz w:val="28"/>
                <w:szCs w:val="28"/>
              </w:rPr>
            </w:pPr>
            <w:r w:rsidRPr="00DE2C3C">
              <w:rPr>
                <w:rFonts w:cs="Times New Roman"/>
                <w:sz w:val="28"/>
                <w:szCs w:val="28"/>
              </w:rPr>
              <w:t>Bướ</w:t>
            </w:r>
            <w:r w:rsidR="002E2E53" w:rsidRPr="00DE2C3C">
              <w:rPr>
                <w:rFonts w:cs="Times New Roman"/>
                <w:sz w:val="28"/>
                <w:szCs w:val="28"/>
              </w:rPr>
              <w:t>c 3</w:t>
            </w:r>
            <w:r w:rsidRPr="00DE2C3C">
              <w:rPr>
                <w:rFonts w:cs="Times New Roman"/>
                <w:sz w:val="28"/>
                <w:szCs w:val="28"/>
              </w:rPr>
              <w:t>:  người dùng không xác nhận xóa cây, yêu cầu xóa cây sẽ không được gửi lên hệ thống</w:t>
            </w:r>
          </w:p>
        </w:tc>
      </w:tr>
    </w:tbl>
    <w:p w14:paraId="63833145" w14:textId="77777777" w:rsidR="001110AE" w:rsidRPr="00DE2C3C" w:rsidRDefault="001110AE" w:rsidP="00C5751A">
      <w:pPr>
        <w:spacing w:line="360" w:lineRule="auto"/>
        <w:rPr>
          <w:rFonts w:cs="Times New Roman"/>
          <w:sz w:val="28"/>
          <w:szCs w:val="28"/>
        </w:rPr>
      </w:pPr>
    </w:p>
    <w:p w14:paraId="3B060387" w14:textId="77777777" w:rsidR="00EF7976"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 </w:t>
      </w:r>
      <w:r w:rsidR="00EF7976" w:rsidRPr="00DE2C3C">
        <w:rPr>
          <w:rFonts w:ascii="Times New Roman" w:hAnsi="Times New Roman" w:cs="Times New Roman"/>
          <w:sz w:val="28"/>
          <w:szCs w:val="28"/>
        </w:rPr>
        <w:t>Gói quản lý nhóm cây</w:t>
      </w:r>
    </w:p>
    <w:p w14:paraId="70C21540" w14:textId="77777777"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2.4.2.1. </w:t>
      </w:r>
      <w:r w:rsidR="00EF7976" w:rsidRPr="00DE2C3C">
        <w:rPr>
          <w:rFonts w:ascii="Times New Roman" w:hAnsi="Times New Roman" w:cs="Times New Roman"/>
          <w:sz w:val="28"/>
          <w:szCs w:val="28"/>
        </w:rPr>
        <w:t>Ca sử dụng tìm kiếm nhóm cây</w:t>
      </w:r>
    </w:p>
    <w:p w14:paraId="60B635D4" w14:textId="77777777"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604"/>
        <w:gridCol w:w="6129"/>
      </w:tblGrid>
      <w:tr w:rsidR="00EF7976" w:rsidRPr="00DE2C3C" w14:paraId="1A03FEC6" w14:textId="77777777" w:rsidTr="003C54CF">
        <w:trPr>
          <w:trHeight w:val="823"/>
        </w:trPr>
        <w:tc>
          <w:tcPr>
            <w:tcW w:w="2604" w:type="dxa"/>
          </w:tcPr>
          <w:p w14:paraId="493BF057"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29" w:type="dxa"/>
          </w:tcPr>
          <w:p w14:paraId="1B8009C8"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Tìm kiếm nhóm cây</w:t>
            </w:r>
          </w:p>
        </w:tc>
      </w:tr>
      <w:tr w:rsidR="00EF7976" w:rsidRPr="00DE2C3C" w14:paraId="1BEA862C" w14:textId="77777777" w:rsidTr="003C54CF">
        <w:trPr>
          <w:trHeight w:val="692"/>
        </w:trPr>
        <w:tc>
          <w:tcPr>
            <w:tcW w:w="2604" w:type="dxa"/>
          </w:tcPr>
          <w:p w14:paraId="26519F7D"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29" w:type="dxa"/>
          </w:tcPr>
          <w:p w14:paraId="246042AC"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14:paraId="498BD0AD" w14:textId="77777777" w:rsidTr="003C54CF">
        <w:trPr>
          <w:trHeight w:val="692"/>
        </w:trPr>
        <w:tc>
          <w:tcPr>
            <w:tcW w:w="2604" w:type="dxa"/>
          </w:tcPr>
          <w:p w14:paraId="0F29F69E" w14:textId="77777777"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29" w:type="dxa"/>
          </w:tcPr>
          <w:p w14:paraId="57E6BA74"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14:paraId="7F70A0CC" w14:textId="77777777" w:rsidTr="003C54CF">
        <w:trPr>
          <w:trHeight w:val="725"/>
        </w:trPr>
        <w:tc>
          <w:tcPr>
            <w:tcW w:w="2604" w:type="dxa"/>
          </w:tcPr>
          <w:p w14:paraId="13D16334"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29" w:type="dxa"/>
          </w:tcPr>
          <w:p w14:paraId="62D77A03"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tìm kiếm một nhóm cây trong hệ thống bằng tên nhóm cây</w:t>
            </w:r>
          </w:p>
        </w:tc>
      </w:tr>
      <w:tr w:rsidR="00EF7976" w:rsidRPr="00DE2C3C" w14:paraId="482AFB30" w14:textId="77777777" w:rsidTr="003C54CF">
        <w:trPr>
          <w:trHeight w:val="692"/>
        </w:trPr>
        <w:tc>
          <w:tcPr>
            <w:tcW w:w="2604" w:type="dxa"/>
          </w:tcPr>
          <w:p w14:paraId="1ED5BEE7"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29" w:type="dxa"/>
          </w:tcPr>
          <w:p w14:paraId="09096316"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14:paraId="644188B7" w14:textId="77777777" w:rsidTr="003C54CF">
        <w:trPr>
          <w:trHeight w:val="692"/>
        </w:trPr>
        <w:tc>
          <w:tcPr>
            <w:tcW w:w="2604" w:type="dxa"/>
          </w:tcPr>
          <w:p w14:paraId="33F3431E"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29" w:type="dxa"/>
          </w:tcPr>
          <w:p w14:paraId="1662B835"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danh sách các nhóm cây theo yêu cầu</w:t>
            </w:r>
          </w:p>
        </w:tc>
      </w:tr>
      <w:tr w:rsidR="00EF7976" w:rsidRPr="00DE2C3C" w14:paraId="16B9E3B3" w14:textId="77777777" w:rsidTr="003C54CF">
        <w:trPr>
          <w:trHeight w:val="692"/>
        </w:trPr>
        <w:tc>
          <w:tcPr>
            <w:tcW w:w="2604" w:type="dxa"/>
          </w:tcPr>
          <w:p w14:paraId="4126CEEA"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29" w:type="dxa"/>
          </w:tcPr>
          <w:p w14:paraId="08DCB935"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14:paraId="7460FB67" w14:textId="77777777" w:rsidR="00EF7976" w:rsidRPr="00DE2C3C" w:rsidRDefault="00EF7976" w:rsidP="00C5751A">
      <w:pPr>
        <w:spacing w:line="360" w:lineRule="auto"/>
        <w:rPr>
          <w:rFonts w:cs="Times New Roman"/>
          <w:sz w:val="28"/>
          <w:szCs w:val="28"/>
        </w:rPr>
      </w:pPr>
    </w:p>
    <w:p w14:paraId="47999328" w14:textId="77777777"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63"/>
        <w:gridCol w:w="1963"/>
        <w:gridCol w:w="4507"/>
      </w:tblGrid>
      <w:tr w:rsidR="00EF7976" w:rsidRPr="00DE2C3C" w14:paraId="55177176" w14:textId="77777777" w:rsidTr="003C54CF">
        <w:trPr>
          <w:trHeight w:val="823"/>
          <w:jc w:val="center"/>
        </w:trPr>
        <w:tc>
          <w:tcPr>
            <w:tcW w:w="4226" w:type="dxa"/>
            <w:gridSpan w:val="2"/>
            <w:vAlign w:val="center"/>
          </w:tcPr>
          <w:p w14:paraId="69AF3F5E"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031EF130"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14:paraId="1C27DC67" w14:textId="77777777" w:rsidTr="003C54CF">
        <w:trPr>
          <w:trHeight w:val="692"/>
          <w:jc w:val="center"/>
        </w:trPr>
        <w:tc>
          <w:tcPr>
            <w:tcW w:w="4226" w:type="dxa"/>
            <w:gridSpan w:val="2"/>
          </w:tcPr>
          <w:p w14:paraId="7F68B074" w14:textId="77777777"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Nhập tên nhóm cây vào ô tìm kiếm</w:t>
            </w:r>
          </w:p>
        </w:tc>
        <w:tc>
          <w:tcPr>
            <w:tcW w:w="4507" w:type="dxa"/>
          </w:tcPr>
          <w:p w14:paraId="6E465B42" w14:textId="77777777"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Thực hiện tìm kiếm</w:t>
            </w:r>
          </w:p>
        </w:tc>
      </w:tr>
      <w:tr w:rsidR="00EF7976" w:rsidRPr="00DE2C3C" w14:paraId="338217C0" w14:textId="77777777" w:rsidTr="003C54CF">
        <w:trPr>
          <w:trHeight w:val="692"/>
          <w:jc w:val="center"/>
        </w:trPr>
        <w:tc>
          <w:tcPr>
            <w:tcW w:w="4226" w:type="dxa"/>
            <w:gridSpan w:val="2"/>
          </w:tcPr>
          <w:p w14:paraId="403F24C6" w14:textId="77777777" w:rsidR="00EF7976" w:rsidRPr="00DE2C3C" w:rsidRDefault="00EF7976" w:rsidP="00C5751A">
            <w:pPr>
              <w:spacing w:line="360" w:lineRule="auto"/>
              <w:ind w:left="360"/>
              <w:rPr>
                <w:rFonts w:cs="Times New Roman"/>
                <w:sz w:val="28"/>
                <w:szCs w:val="28"/>
              </w:rPr>
            </w:pPr>
          </w:p>
        </w:tc>
        <w:tc>
          <w:tcPr>
            <w:tcW w:w="4507" w:type="dxa"/>
          </w:tcPr>
          <w:p w14:paraId="51729319" w14:textId="77777777" w:rsidR="00EF7976" w:rsidRPr="00DE2C3C" w:rsidRDefault="00FF1FAE" w:rsidP="00C5751A">
            <w:pPr>
              <w:spacing w:line="360" w:lineRule="auto"/>
              <w:ind w:left="360"/>
              <w:rPr>
                <w:rFonts w:cs="Times New Roman"/>
                <w:sz w:val="28"/>
                <w:szCs w:val="28"/>
              </w:rPr>
            </w:pPr>
            <w:r w:rsidRPr="00DE2C3C">
              <w:rPr>
                <w:rFonts w:cs="Times New Roman"/>
                <w:sz w:val="28"/>
                <w:szCs w:val="28"/>
              </w:rPr>
              <w:t xml:space="preserve">3. </w:t>
            </w:r>
            <w:r w:rsidR="00EF7976" w:rsidRPr="00DE2C3C">
              <w:rPr>
                <w:rFonts w:cs="Times New Roman"/>
                <w:sz w:val="28"/>
                <w:szCs w:val="28"/>
              </w:rPr>
              <w:t>Hiển thị kết quả tìm kiếm</w:t>
            </w:r>
          </w:p>
        </w:tc>
      </w:tr>
      <w:tr w:rsidR="00EF7976" w:rsidRPr="00DE2C3C" w14:paraId="49634267" w14:textId="77777777" w:rsidTr="003C54CF">
        <w:trPr>
          <w:trHeight w:val="725"/>
          <w:jc w:val="center"/>
        </w:trPr>
        <w:tc>
          <w:tcPr>
            <w:tcW w:w="8733" w:type="dxa"/>
            <w:gridSpan w:val="3"/>
          </w:tcPr>
          <w:p w14:paraId="20D5E948" w14:textId="77777777" w:rsidR="00EF7976" w:rsidRPr="00DE2C3C" w:rsidRDefault="00EF7976" w:rsidP="00C5751A">
            <w:pPr>
              <w:spacing w:line="360" w:lineRule="auto"/>
              <w:ind w:left="360"/>
              <w:rPr>
                <w:rFonts w:cs="Times New Roman"/>
                <w:sz w:val="28"/>
                <w:szCs w:val="28"/>
              </w:rPr>
            </w:pPr>
          </w:p>
        </w:tc>
      </w:tr>
      <w:tr w:rsidR="00EF7976" w:rsidRPr="00DE2C3C" w14:paraId="52164ED0" w14:textId="77777777" w:rsidTr="003C54CF">
        <w:trPr>
          <w:trHeight w:val="692"/>
          <w:jc w:val="center"/>
        </w:trPr>
        <w:tc>
          <w:tcPr>
            <w:tcW w:w="2263" w:type="dxa"/>
          </w:tcPr>
          <w:p w14:paraId="7FF73BB0"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70" w:type="dxa"/>
            <w:gridSpan w:val="2"/>
          </w:tcPr>
          <w:p w14:paraId="4AB9B9B6"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14:paraId="3CDA5748" w14:textId="77777777" w:rsidR="00EF7976" w:rsidRPr="00DE2C3C" w:rsidRDefault="00EF7976" w:rsidP="00C5751A">
      <w:pPr>
        <w:spacing w:line="360" w:lineRule="auto"/>
        <w:rPr>
          <w:rFonts w:cs="Times New Roman"/>
          <w:sz w:val="28"/>
          <w:szCs w:val="28"/>
        </w:rPr>
      </w:pPr>
    </w:p>
    <w:p w14:paraId="1F533734" w14:textId="77777777" w:rsidR="00EF7976" w:rsidRPr="00DE2C3C" w:rsidRDefault="00EF7976" w:rsidP="00C5751A">
      <w:pPr>
        <w:spacing w:line="360" w:lineRule="auto"/>
        <w:rPr>
          <w:rFonts w:cs="Times New Roman"/>
          <w:sz w:val="28"/>
          <w:szCs w:val="28"/>
        </w:rPr>
      </w:pPr>
    </w:p>
    <w:p w14:paraId="56799BC2" w14:textId="77777777"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2.4.2.2. </w:t>
      </w:r>
      <w:r w:rsidR="00EF7976" w:rsidRPr="00DE2C3C">
        <w:rPr>
          <w:rFonts w:ascii="Times New Roman" w:hAnsi="Times New Roman" w:cs="Times New Roman"/>
          <w:sz w:val="28"/>
          <w:szCs w:val="28"/>
        </w:rPr>
        <w:t>Ca sử dụng thêm nhóm cây</w:t>
      </w:r>
    </w:p>
    <w:p w14:paraId="12594176" w14:textId="77777777"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14:paraId="26775CD0" w14:textId="77777777" w:rsidTr="003C54CF">
        <w:trPr>
          <w:trHeight w:val="823"/>
        </w:trPr>
        <w:tc>
          <w:tcPr>
            <w:tcW w:w="2582" w:type="dxa"/>
          </w:tcPr>
          <w:p w14:paraId="0531197F"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14:paraId="47ABD781"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Thêm nhóm cây</w:t>
            </w:r>
          </w:p>
        </w:tc>
      </w:tr>
      <w:tr w:rsidR="00EF7976" w:rsidRPr="00DE2C3C" w14:paraId="40762FD2" w14:textId="77777777" w:rsidTr="003C54CF">
        <w:trPr>
          <w:trHeight w:val="692"/>
        </w:trPr>
        <w:tc>
          <w:tcPr>
            <w:tcW w:w="2582" w:type="dxa"/>
          </w:tcPr>
          <w:p w14:paraId="4C304F15"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14:paraId="7456C951"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14:paraId="1BD14C1A" w14:textId="77777777" w:rsidTr="003C54CF">
        <w:trPr>
          <w:trHeight w:val="692"/>
        </w:trPr>
        <w:tc>
          <w:tcPr>
            <w:tcW w:w="2582" w:type="dxa"/>
          </w:tcPr>
          <w:p w14:paraId="11156DD3" w14:textId="77777777"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14:paraId="7E22E5A8"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14:paraId="3E798B98" w14:textId="77777777" w:rsidTr="003C54CF">
        <w:trPr>
          <w:trHeight w:val="725"/>
        </w:trPr>
        <w:tc>
          <w:tcPr>
            <w:tcW w:w="2582" w:type="dxa"/>
          </w:tcPr>
          <w:p w14:paraId="476154D7"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1" w:type="dxa"/>
          </w:tcPr>
          <w:p w14:paraId="7C009C4F"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thêm một nhóm cây vào trong hệ thống</w:t>
            </w:r>
          </w:p>
        </w:tc>
      </w:tr>
      <w:tr w:rsidR="00EF7976" w:rsidRPr="00DE2C3C" w14:paraId="22110387" w14:textId="77777777" w:rsidTr="003C54CF">
        <w:trPr>
          <w:trHeight w:val="692"/>
        </w:trPr>
        <w:tc>
          <w:tcPr>
            <w:tcW w:w="2582" w:type="dxa"/>
          </w:tcPr>
          <w:p w14:paraId="57ED1AA9"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14:paraId="3E24BA6F"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14:paraId="69FC6597" w14:textId="77777777" w:rsidTr="003C54CF">
        <w:trPr>
          <w:trHeight w:val="692"/>
        </w:trPr>
        <w:tc>
          <w:tcPr>
            <w:tcW w:w="2582" w:type="dxa"/>
          </w:tcPr>
          <w:p w14:paraId="01C1054C"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14:paraId="64F4F160"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Một nhóm cây mới sẽ được thêm vào trong CSDl, hiển thị thông báo thêm nhóm cây thành công.</w:t>
            </w:r>
          </w:p>
          <w:p w14:paraId="23DCD5A2"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thêm nhóm cây không thành công, trạng thái của hệ thống không thay đổi</w:t>
            </w:r>
          </w:p>
        </w:tc>
      </w:tr>
      <w:tr w:rsidR="00EF7976" w:rsidRPr="00DE2C3C" w14:paraId="09879006" w14:textId="77777777" w:rsidTr="003C54CF">
        <w:trPr>
          <w:trHeight w:val="692"/>
        </w:trPr>
        <w:tc>
          <w:tcPr>
            <w:tcW w:w="2582" w:type="dxa"/>
          </w:tcPr>
          <w:p w14:paraId="12D24579"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14:paraId="27BFF0DA"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14:paraId="30ACEBD4" w14:textId="77777777" w:rsidR="00EF7976" w:rsidRPr="00DE2C3C" w:rsidRDefault="00EF7976" w:rsidP="00C5751A">
      <w:pPr>
        <w:spacing w:line="360" w:lineRule="auto"/>
        <w:rPr>
          <w:rFonts w:cs="Times New Roman"/>
          <w:sz w:val="28"/>
          <w:szCs w:val="28"/>
        </w:rPr>
      </w:pPr>
    </w:p>
    <w:p w14:paraId="74DFFFF3" w14:textId="77777777"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52"/>
        <w:gridCol w:w="4535"/>
      </w:tblGrid>
      <w:tr w:rsidR="00EF7976" w:rsidRPr="00DE2C3C" w14:paraId="78BFCE4B" w14:textId="77777777" w:rsidTr="003C54CF">
        <w:trPr>
          <w:trHeight w:val="823"/>
          <w:jc w:val="center"/>
        </w:trPr>
        <w:tc>
          <w:tcPr>
            <w:tcW w:w="4198" w:type="dxa"/>
            <w:gridSpan w:val="2"/>
            <w:vAlign w:val="center"/>
          </w:tcPr>
          <w:p w14:paraId="506B089C"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35" w:type="dxa"/>
            <w:vAlign w:val="center"/>
          </w:tcPr>
          <w:p w14:paraId="353621EA"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14:paraId="7E4555A3" w14:textId="77777777" w:rsidTr="003C54CF">
        <w:trPr>
          <w:trHeight w:val="692"/>
          <w:jc w:val="center"/>
        </w:trPr>
        <w:tc>
          <w:tcPr>
            <w:tcW w:w="4198" w:type="dxa"/>
            <w:gridSpan w:val="2"/>
          </w:tcPr>
          <w:p w14:paraId="715A0D9A" w14:textId="77777777"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 nhóm cây, chọn thêm mới</w:t>
            </w:r>
          </w:p>
        </w:tc>
        <w:tc>
          <w:tcPr>
            <w:tcW w:w="4535" w:type="dxa"/>
          </w:tcPr>
          <w:p w14:paraId="26C8BE9D" w14:textId="77777777" w:rsidR="00EF7976" w:rsidRPr="00DE2C3C" w:rsidRDefault="001D5A8D" w:rsidP="00C5751A">
            <w:pPr>
              <w:spacing w:line="360" w:lineRule="auto"/>
              <w:ind w:left="360"/>
              <w:rPr>
                <w:rFonts w:cs="Times New Roman"/>
                <w:sz w:val="28"/>
                <w:szCs w:val="28"/>
              </w:rPr>
            </w:pPr>
            <w:r w:rsidRPr="00DE2C3C">
              <w:rPr>
                <w:rFonts w:cs="Times New Roman"/>
                <w:sz w:val="28"/>
                <w:szCs w:val="28"/>
              </w:rPr>
              <w:t>2.</w:t>
            </w:r>
            <w:r w:rsidR="006D02F6" w:rsidRPr="00DE2C3C">
              <w:rPr>
                <w:rFonts w:cs="Times New Roman"/>
                <w:sz w:val="28"/>
                <w:szCs w:val="28"/>
              </w:rPr>
              <w:t xml:space="preserve"> </w:t>
            </w:r>
            <w:r w:rsidR="00EF7976" w:rsidRPr="00DE2C3C">
              <w:rPr>
                <w:rFonts w:cs="Times New Roman"/>
                <w:sz w:val="28"/>
                <w:szCs w:val="28"/>
              </w:rPr>
              <w:t>Hiển thị giao diện thêm nhóm cây</w:t>
            </w:r>
          </w:p>
        </w:tc>
      </w:tr>
      <w:tr w:rsidR="00EF7976" w:rsidRPr="00DE2C3C" w14:paraId="59F72F56" w14:textId="77777777" w:rsidTr="003C54CF">
        <w:trPr>
          <w:trHeight w:val="692"/>
          <w:jc w:val="center"/>
        </w:trPr>
        <w:tc>
          <w:tcPr>
            <w:tcW w:w="4198" w:type="dxa"/>
            <w:gridSpan w:val="2"/>
          </w:tcPr>
          <w:p w14:paraId="44F34ECB" w14:textId="77777777" w:rsidR="00EF7976" w:rsidRPr="00DE2C3C" w:rsidRDefault="001D5A8D" w:rsidP="00C5751A">
            <w:pPr>
              <w:spacing w:line="360" w:lineRule="auto"/>
              <w:ind w:left="360"/>
              <w:rPr>
                <w:rFonts w:cs="Times New Roman"/>
                <w:sz w:val="28"/>
                <w:szCs w:val="28"/>
              </w:rPr>
            </w:pPr>
            <w:r w:rsidRPr="00DE2C3C">
              <w:rPr>
                <w:rFonts w:cs="Times New Roman"/>
                <w:sz w:val="28"/>
                <w:szCs w:val="28"/>
              </w:rPr>
              <w:t>3.</w:t>
            </w:r>
            <w:r w:rsidR="006D02F6" w:rsidRPr="00DE2C3C">
              <w:rPr>
                <w:rFonts w:cs="Times New Roman"/>
                <w:sz w:val="28"/>
                <w:szCs w:val="28"/>
              </w:rPr>
              <w:t xml:space="preserve"> </w:t>
            </w:r>
            <w:r w:rsidR="00EF7976" w:rsidRPr="00DE2C3C">
              <w:rPr>
                <w:rFonts w:cs="Times New Roman"/>
                <w:sz w:val="28"/>
                <w:szCs w:val="28"/>
              </w:rPr>
              <w:t>Nhập thông tin nhóm cây, nhấn nút thêm nhóm cây</w:t>
            </w:r>
          </w:p>
        </w:tc>
        <w:tc>
          <w:tcPr>
            <w:tcW w:w="4535" w:type="dxa"/>
          </w:tcPr>
          <w:p w14:paraId="45228FE5" w14:textId="77777777" w:rsidR="00EF7976" w:rsidRPr="00DE2C3C" w:rsidRDefault="001D5A8D" w:rsidP="00C5751A">
            <w:pPr>
              <w:spacing w:line="360" w:lineRule="auto"/>
              <w:ind w:left="360"/>
              <w:rPr>
                <w:rFonts w:cs="Times New Roman"/>
                <w:sz w:val="28"/>
                <w:szCs w:val="28"/>
              </w:rPr>
            </w:pPr>
            <w:r w:rsidRPr="00DE2C3C">
              <w:rPr>
                <w:rFonts w:cs="Times New Roman"/>
                <w:sz w:val="28"/>
                <w:szCs w:val="28"/>
              </w:rPr>
              <w:t>4.</w:t>
            </w:r>
            <w:r w:rsidR="006D02F6" w:rsidRPr="00DE2C3C">
              <w:rPr>
                <w:rFonts w:cs="Times New Roman"/>
                <w:sz w:val="28"/>
                <w:szCs w:val="28"/>
              </w:rPr>
              <w:t xml:space="preserve"> </w:t>
            </w:r>
            <w:r w:rsidR="00EF7976" w:rsidRPr="00DE2C3C">
              <w:rPr>
                <w:rFonts w:cs="Times New Roman"/>
                <w:sz w:val="28"/>
                <w:szCs w:val="28"/>
              </w:rPr>
              <w:t xml:space="preserve">Yêu cầu xác nhận có muốn thêm </w:t>
            </w:r>
            <w:r w:rsidR="001B644C" w:rsidRPr="00DE2C3C">
              <w:rPr>
                <w:rFonts w:cs="Times New Roman"/>
                <w:sz w:val="28"/>
                <w:szCs w:val="28"/>
              </w:rPr>
              <w:t xml:space="preserve">nhóm </w:t>
            </w:r>
            <w:r w:rsidR="00EF7976" w:rsidRPr="00DE2C3C">
              <w:rPr>
                <w:rFonts w:cs="Times New Roman"/>
                <w:sz w:val="28"/>
                <w:szCs w:val="28"/>
              </w:rPr>
              <w:t>cây</w:t>
            </w:r>
          </w:p>
        </w:tc>
      </w:tr>
      <w:tr w:rsidR="00EF7976" w:rsidRPr="00DE2C3C" w14:paraId="41EB7098" w14:textId="77777777" w:rsidTr="003C54CF">
        <w:trPr>
          <w:trHeight w:val="692"/>
          <w:jc w:val="center"/>
        </w:trPr>
        <w:tc>
          <w:tcPr>
            <w:tcW w:w="4198" w:type="dxa"/>
            <w:gridSpan w:val="2"/>
          </w:tcPr>
          <w:p w14:paraId="7ADFECB3" w14:textId="77777777" w:rsidR="00EF7976" w:rsidRPr="00DE2C3C" w:rsidRDefault="001D5A8D" w:rsidP="00C5751A">
            <w:pPr>
              <w:spacing w:line="360" w:lineRule="auto"/>
              <w:ind w:left="360"/>
              <w:rPr>
                <w:rFonts w:cs="Times New Roman"/>
                <w:sz w:val="28"/>
                <w:szCs w:val="28"/>
              </w:rPr>
            </w:pPr>
            <w:r w:rsidRPr="00DE2C3C">
              <w:rPr>
                <w:rFonts w:cs="Times New Roman"/>
                <w:sz w:val="28"/>
                <w:szCs w:val="28"/>
              </w:rPr>
              <w:t xml:space="preserve">5. </w:t>
            </w:r>
            <w:r w:rsidR="00EF7976" w:rsidRPr="00DE2C3C">
              <w:rPr>
                <w:rFonts w:cs="Times New Roman"/>
                <w:sz w:val="28"/>
                <w:szCs w:val="28"/>
              </w:rPr>
              <w:t>Xác nhận thêm</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35" w:type="dxa"/>
          </w:tcPr>
          <w:p w14:paraId="7B8895E5" w14:textId="77777777"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6. </w:t>
            </w:r>
            <w:r w:rsidR="00EF7976" w:rsidRPr="00DE2C3C">
              <w:rPr>
                <w:rFonts w:cs="Times New Roman"/>
                <w:sz w:val="28"/>
                <w:szCs w:val="28"/>
              </w:rPr>
              <w:t>Kiểm tra thông tin có hợp lệ</w:t>
            </w:r>
          </w:p>
        </w:tc>
      </w:tr>
      <w:tr w:rsidR="00EF7976" w:rsidRPr="00DE2C3C" w14:paraId="35834499" w14:textId="77777777" w:rsidTr="003C54CF">
        <w:trPr>
          <w:trHeight w:val="692"/>
          <w:jc w:val="center"/>
        </w:trPr>
        <w:tc>
          <w:tcPr>
            <w:tcW w:w="4198" w:type="dxa"/>
            <w:gridSpan w:val="2"/>
          </w:tcPr>
          <w:p w14:paraId="004B618C" w14:textId="77777777" w:rsidR="00EF7976" w:rsidRPr="00DE2C3C" w:rsidRDefault="00EF7976" w:rsidP="00C5751A">
            <w:pPr>
              <w:spacing w:line="360" w:lineRule="auto"/>
              <w:ind w:left="360"/>
              <w:rPr>
                <w:rFonts w:cs="Times New Roman"/>
                <w:sz w:val="28"/>
                <w:szCs w:val="28"/>
              </w:rPr>
            </w:pPr>
          </w:p>
        </w:tc>
        <w:tc>
          <w:tcPr>
            <w:tcW w:w="4535" w:type="dxa"/>
          </w:tcPr>
          <w:p w14:paraId="66E9E1AB" w14:textId="77777777" w:rsidR="00EF7976" w:rsidRPr="00DE2C3C" w:rsidRDefault="006D02F6" w:rsidP="00C5751A">
            <w:pPr>
              <w:spacing w:line="360" w:lineRule="auto"/>
              <w:ind w:left="1080"/>
              <w:rPr>
                <w:rFonts w:cs="Times New Roman"/>
                <w:sz w:val="28"/>
                <w:szCs w:val="28"/>
              </w:rPr>
            </w:pPr>
            <w:r w:rsidRPr="00DE2C3C">
              <w:rPr>
                <w:rFonts w:cs="Times New Roman"/>
                <w:sz w:val="28"/>
                <w:szCs w:val="28"/>
              </w:rPr>
              <w:t xml:space="preserve">7. </w:t>
            </w:r>
            <w:r w:rsidR="00EF7976" w:rsidRPr="00DE2C3C">
              <w:rPr>
                <w:rFonts w:cs="Times New Roman"/>
                <w:sz w:val="28"/>
                <w:szCs w:val="28"/>
              </w:rPr>
              <w:t>Nếu hợp lệ, thêm</w:t>
            </w:r>
            <w:r w:rsidR="001B644C" w:rsidRPr="00DE2C3C">
              <w:rPr>
                <w:rFonts w:cs="Times New Roman"/>
                <w:sz w:val="28"/>
                <w:szCs w:val="28"/>
              </w:rPr>
              <w:t xml:space="preserve"> nhóm</w:t>
            </w:r>
            <w:r w:rsidR="00EF7976" w:rsidRPr="00DE2C3C">
              <w:rPr>
                <w:rFonts w:cs="Times New Roman"/>
                <w:sz w:val="28"/>
                <w:szCs w:val="28"/>
              </w:rPr>
              <w:t xml:space="preserve"> cây vào trong hệ thống, hiển thị thông báo thành công</w:t>
            </w:r>
          </w:p>
        </w:tc>
      </w:tr>
      <w:tr w:rsidR="00EF7976" w:rsidRPr="00DE2C3C" w14:paraId="712F814A" w14:textId="77777777" w:rsidTr="003C54CF">
        <w:trPr>
          <w:trHeight w:val="725"/>
          <w:jc w:val="center"/>
        </w:trPr>
        <w:tc>
          <w:tcPr>
            <w:tcW w:w="8733" w:type="dxa"/>
            <w:gridSpan w:val="3"/>
          </w:tcPr>
          <w:p w14:paraId="07EB83E4" w14:textId="77777777" w:rsidR="00EF7976" w:rsidRPr="00DE2C3C" w:rsidRDefault="00EF7976" w:rsidP="00C5751A">
            <w:pPr>
              <w:spacing w:line="360" w:lineRule="auto"/>
              <w:ind w:left="360"/>
              <w:rPr>
                <w:rFonts w:cs="Times New Roman"/>
                <w:sz w:val="28"/>
                <w:szCs w:val="28"/>
              </w:rPr>
            </w:pPr>
          </w:p>
        </w:tc>
      </w:tr>
      <w:tr w:rsidR="00EF7976" w:rsidRPr="00DE2C3C" w14:paraId="4218E433" w14:textId="77777777" w:rsidTr="003C54CF">
        <w:trPr>
          <w:trHeight w:val="692"/>
          <w:jc w:val="center"/>
        </w:trPr>
        <w:tc>
          <w:tcPr>
            <w:tcW w:w="2246" w:type="dxa"/>
          </w:tcPr>
          <w:p w14:paraId="467FEE51"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14:paraId="34E66BC6"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Bước 5:  người dùng không xác nhận thêm </w:t>
            </w:r>
            <w:r w:rsidR="001B644C" w:rsidRPr="00DE2C3C">
              <w:rPr>
                <w:rFonts w:cs="Times New Roman"/>
                <w:sz w:val="28"/>
                <w:szCs w:val="28"/>
              </w:rPr>
              <w:t xml:space="preserve">nhóm </w:t>
            </w:r>
            <w:r w:rsidRPr="00DE2C3C">
              <w:rPr>
                <w:rFonts w:cs="Times New Roman"/>
                <w:sz w:val="28"/>
                <w:szCs w:val="28"/>
              </w:rPr>
              <w:t>cây, yêu cầu thêm</w:t>
            </w:r>
            <w:r w:rsidR="001B644C" w:rsidRPr="00DE2C3C">
              <w:rPr>
                <w:rFonts w:cs="Times New Roman"/>
                <w:sz w:val="28"/>
                <w:szCs w:val="28"/>
              </w:rPr>
              <w:t xml:space="preserve"> nhóm</w:t>
            </w:r>
            <w:r w:rsidRPr="00DE2C3C">
              <w:rPr>
                <w:rFonts w:cs="Times New Roman"/>
                <w:sz w:val="28"/>
                <w:szCs w:val="28"/>
              </w:rPr>
              <w:t xml:space="preserve"> cây mới sẽ không được gửi lên hệ thống</w:t>
            </w:r>
          </w:p>
          <w:p w14:paraId="06C15650"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 </w:t>
            </w:r>
            <w:r w:rsidR="001B644C" w:rsidRPr="00DE2C3C">
              <w:rPr>
                <w:rFonts w:cs="Times New Roman"/>
                <w:sz w:val="28"/>
                <w:szCs w:val="28"/>
              </w:rPr>
              <w:t xml:space="preserve">nhóm </w:t>
            </w:r>
            <w:r w:rsidRPr="00DE2C3C">
              <w:rPr>
                <w:rFonts w:cs="Times New Roman"/>
                <w:sz w:val="28"/>
                <w:szCs w:val="28"/>
              </w:rPr>
              <w:t>cây sẽ không được thêm vào trong hệ thống, đồng thời thông báo về lý do không hợp lệ sẽ được hiển thị</w:t>
            </w:r>
          </w:p>
        </w:tc>
      </w:tr>
    </w:tbl>
    <w:p w14:paraId="4FF747A7" w14:textId="77777777" w:rsidR="00EF7976" w:rsidRPr="00DE2C3C" w:rsidRDefault="00EF7976" w:rsidP="00C5751A">
      <w:pPr>
        <w:spacing w:line="360" w:lineRule="auto"/>
        <w:rPr>
          <w:rFonts w:cs="Times New Roman"/>
          <w:sz w:val="28"/>
          <w:szCs w:val="28"/>
        </w:rPr>
      </w:pPr>
    </w:p>
    <w:p w14:paraId="5C84A450" w14:textId="77777777"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2.4.2.3. </w:t>
      </w:r>
      <w:r w:rsidR="00EF7976" w:rsidRPr="00DE2C3C">
        <w:rPr>
          <w:rFonts w:ascii="Times New Roman" w:hAnsi="Times New Roman" w:cs="Times New Roman"/>
          <w:sz w:val="28"/>
          <w:szCs w:val="28"/>
        </w:rPr>
        <w:t>Ca sử dụng sửa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14:paraId="67A07850" w14:textId="77777777"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2"/>
        <w:gridCol w:w="6151"/>
      </w:tblGrid>
      <w:tr w:rsidR="00EF7976" w:rsidRPr="00DE2C3C" w14:paraId="6E94DE68" w14:textId="77777777" w:rsidTr="003C54CF">
        <w:trPr>
          <w:trHeight w:val="823"/>
        </w:trPr>
        <w:tc>
          <w:tcPr>
            <w:tcW w:w="2582" w:type="dxa"/>
          </w:tcPr>
          <w:p w14:paraId="12347A72"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1" w:type="dxa"/>
          </w:tcPr>
          <w:p w14:paraId="024A11AD"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14:paraId="5253DC9E" w14:textId="77777777" w:rsidTr="003C54CF">
        <w:trPr>
          <w:trHeight w:val="692"/>
        </w:trPr>
        <w:tc>
          <w:tcPr>
            <w:tcW w:w="2582" w:type="dxa"/>
          </w:tcPr>
          <w:p w14:paraId="60251D57"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1" w:type="dxa"/>
          </w:tcPr>
          <w:p w14:paraId="0AE37032"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14:paraId="474BC65E" w14:textId="77777777" w:rsidTr="003C54CF">
        <w:trPr>
          <w:trHeight w:val="692"/>
        </w:trPr>
        <w:tc>
          <w:tcPr>
            <w:tcW w:w="2582" w:type="dxa"/>
          </w:tcPr>
          <w:p w14:paraId="76438AE9" w14:textId="77777777"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tcPr>
          <w:p w14:paraId="183513F8"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14:paraId="17B7A752" w14:textId="77777777" w:rsidTr="003C54CF">
        <w:trPr>
          <w:trHeight w:val="725"/>
        </w:trPr>
        <w:tc>
          <w:tcPr>
            <w:tcW w:w="2582" w:type="dxa"/>
          </w:tcPr>
          <w:p w14:paraId="4105E39B"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lastRenderedPageBreak/>
              <w:t>Mô tả chung</w:t>
            </w:r>
          </w:p>
        </w:tc>
        <w:tc>
          <w:tcPr>
            <w:tcW w:w="6151" w:type="dxa"/>
          </w:tcPr>
          <w:p w14:paraId="19F99AE3"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Cho phép sửa một </w:t>
            </w:r>
            <w:r w:rsidR="001B644C" w:rsidRPr="00DE2C3C">
              <w:rPr>
                <w:rFonts w:cs="Times New Roman"/>
                <w:sz w:val="28"/>
                <w:szCs w:val="28"/>
              </w:rPr>
              <w:t xml:space="preserve">nhóm </w:t>
            </w:r>
            <w:r w:rsidRPr="00DE2C3C">
              <w:rPr>
                <w:rFonts w:cs="Times New Roman"/>
                <w:sz w:val="28"/>
                <w:szCs w:val="28"/>
              </w:rPr>
              <w:t>cây trong hệ thống</w:t>
            </w:r>
          </w:p>
        </w:tc>
      </w:tr>
      <w:tr w:rsidR="00EF7976" w:rsidRPr="00DE2C3C" w14:paraId="33BBDE5C" w14:textId="77777777" w:rsidTr="003C54CF">
        <w:trPr>
          <w:trHeight w:val="692"/>
        </w:trPr>
        <w:tc>
          <w:tcPr>
            <w:tcW w:w="2582" w:type="dxa"/>
          </w:tcPr>
          <w:p w14:paraId="7B9AB8BF"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1" w:type="dxa"/>
          </w:tcPr>
          <w:p w14:paraId="79AE6DEC"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14:paraId="585BD7CE" w14:textId="77777777" w:rsidTr="003C54CF">
        <w:trPr>
          <w:trHeight w:val="692"/>
        </w:trPr>
        <w:tc>
          <w:tcPr>
            <w:tcW w:w="2582" w:type="dxa"/>
          </w:tcPr>
          <w:p w14:paraId="494E515A"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1" w:type="dxa"/>
          </w:tcPr>
          <w:p w14:paraId="5C93D30B"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Thành công: Thông tin về</w:t>
            </w:r>
            <w:r w:rsidR="001B644C" w:rsidRPr="00DE2C3C">
              <w:rPr>
                <w:rFonts w:cs="Times New Roman"/>
                <w:sz w:val="28"/>
                <w:szCs w:val="28"/>
              </w:rPr>
              <w:t xml:space="preserve"> nhóm</w:t>
            </w:r>
            <w:r w:rsidRPr="00DE2C3C">
              <w:rPr>
                <w:rFonts w:cs="Times New Roman"/>
                <w:sz w:val="28"/>
                <w:szCs w:val="28"/>
              </w:rPr>
              <w:t xml:space="preserve"> cây sẽ được cập nhật vào trong CSDL, hiển thị thông báo cập nhật </w:t>
            </w:r>
            <w:r w:rsidR="001B644C" w:rsidRPr="00DE2C3C">
              <w:rPr>
                <w:rFonts w:cs="Times New Roman"/>
                <w:sz w:val="28"/>
                <w:szCs w:val="28"/>
              </w:rPr>
              <w:t xml:space="preserve">nhóm </w:t>
            </w:r>
            <w:r w:rsidRPr="00DE2C3C">
              <w:rPr>
                <w:rFonts w:cs="Times New Roman"/>
                <w:sz w:val="28"/>
                <w:szCs w:val="28"/>
              </w:rPr>
              <w:t>cây thành công.</w:t>
            </w:r>
          </w:p>
          <w:p w14:paraId="2E1435AC"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1B644C" w:rsidRPr="00DE2C3C">
              <w:rPr>
                <w:rFonts w:cs="Times New Roman"/>
                <w:sz w:val="28"/>
                <w:szCs w:val="28"/>
              </w:rPr>
              <w:t xml:space="preserve"> nhóm</w:t>
            </w:r>
            <w:r w:rsidRPr="00DE2C3C">
              <w:rPr>
                <w:rFonts w:cs="Times New Roman"/>
                <w:sz w:val="28"/>
                <w:szCs w:val="28"/>
              </w:rPr>
              <w:t xml:space="preserve"> cây không thành công, trạng thái của hệ thống không thay đổi</w:t>
            </w:r>
          </w:p>
        </w:tc>
      </w:tr>
      <w:tr w:rsidR="00EF7976" w:rsidRPr="00DE2C3C" w14:paraId="508EB078" w14:textId="77777777" w:rsidTr="003C54CF">
        <w:trPr>
          <w:trHeight w:val="692"/>
        </w:trPr>
        <w:tc>
          <w:tcPr>
            <w:tcW w:w="2582" w:type="dxa"/>
          </w:tcPr>
          <w:p w14:paraId="5672EF3F"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1" w:type="dxa"/>
          </w:tcPr>
          <w:p w14:paraId="125135EE"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Tên </w:t>
            </w:r>
            <w:r w:rsidR="001B644C" w:rsidRPr="00DE2C3C">
              <w:rPr>
                <w:rFonts w:cs="Times New Roman"/>
                <w:sz w:val="28"/>
                <w:szCs w:val="28"/>
              </w:rPr>
              <w:t xml:space="preserve">nhóm </w:t>
            </w:r>
            <w:r w:rsidRPr="00DE2C3C">
              <w:rPr>
                <w:rFonts w:cs="Times New Roman"/>
                <w:sz w:val="28"/>
                <w:szCs w:val="28"/>
              </w:rPr>
              <w:t>cây phải là duy nhất trong hệ thống</w:t>
            </w:r>
          </w:p>
        </w:tc>
      </w:tr>
    </w:tbl>
    <w:p w14:paraId="0D14D09A" w14:textId="77777777" w:rsidR="00EF7976" w:rsidRPr="00DE2C3C" w:rsidRDefault="00EF7976" w:rsidP="00C5751A">
      <w:pPr>
        <w:spacing w:line="360" w:lineRule="auto"/>
        <w:rPr>
          <w:rFonts w:cs="Times New Roman"/>
          <w:sz w:val="28"/>
          <w:szCs w:val="28"/>
        </w:rPr>
      </w:pPr>
    </w:p>
    <w:p w14:paraId="729351B9" w14:textId="77777777"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3C54CF"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87"/>
        <w:gridCol w:w="1940"/>
        <w:gridCol w:w="4506"/>
      </w:tblGrid>
      <w:tr w:rsidR="00EF7976" w:rsidRPr="00DE2C3C" w14:paraId="52BC410A" w14:textId="77777777" w:rsidTr="003C54CF">
        <w:trPr>
          <w:trHeight w:val="823"/>
          <w:jc w:val="center"/>
        </w:trPr>
        <w:tc>
          <w:tcPr>
            <w:tcW w:w="4227" w:type="dxa"/>
            <w:gridSpan w:val="2"/>
            <w:vAlign w:val="center"/>
          </w:tcPr>
          <w:p w14:paraId="18B325BD"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6" w:type="dxa"/>
            <w:vAlign w:val="center"/>
          </w:tcPr>
          <w:p w14:paraId="2BBB7D22"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14:paraId="1172F4CB" w14:textId="77777777" w:rsidTr="003C54CF">
        <w:trPr>
          <w:trHeight w:val="692"/>
          <w:jc w:val="center"/>
        </w:trPr>
        <w:tc>
          <w:tcPr>
            <w:tcW w:w="4227" w:type="dxa"/>
            <w:gridSpan w:val="2"/>
            <w:vAlign w:val="center"/>
          </w:tcPr>
          <w:p w14:paraId="1B18059C"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Ở tab</w:t>
            </w:r>
            <w:r w:rsidR="001B644C" w:rsidRPr="00DE2C3C">
              <w:rPr>
                <w:rFonts w:cs="Times New Roman"/>
                <w:sz w:val="28"/>
                <w:szCs w:val="28"/>
              </w:rPr>
              <w:t xml:space="preserve"> nhóm</w:t>
            </w:r>
            <w:r w:rsidRPr="00DE2C3C">
              <w:rPr>
                <w:rFonts w:cs="Times New Roman"/>
                <w:sz w:val="28"/>
                <w:szCs w:val="28"/>
              </w:rPr>
              <w:t xml:space="preserve"> cây, chọn</w:t>
            </w:r>
            <w:r w:rsidR="001B644C" w:rsidRPr="00DE2C3C">
              <w:rPr>
                <w:rFonts w:cs="Times New Roman"/>
                <w:sz w:val="28"/>
                <w:szCs w:val="28"/>
              </w:rPr>
              <w:t xml:space="preserve"> nhóm</w:t>
            </w:r>
            <w:r w:rsidRPr="00DE2C3C">
              <w:rPr>
                <w:rFonts w:cs="Times New Roman"/>
                <w:sz w:val="28"/>
                <w:szCs w:val="28"/>
              </w:rPr>
              <w:t xml:space="preserve"> cây có trong hệ thống và chọn cập nhật</w:t>
            </w:r>
          </w:p>
        </w:tc>
        <w:tc>
          <w:tcPr>
            <w:tcW w:w="4506" w:type="dxa"/>
            <w:vAlign w:val="center"/>
          </w:tcPr>
          <w:p w14:paraId="039BF782"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Hiển thị giao diện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14:paraId="6B7ACA20" w14:textId="77777777" w:rsidTr="003C54CF">
        <w:trPr>
          <w:trHeight w:val="692"/>
          <w:jc w:val="center"/>
        </w:trPr>
        <w:tc>
          <w:tcPr>
            <w:tcW w:w="4227" w:type="dxa"/>
            <w:gridSpan w:val="2"/>
            <w:vAlign w:val="center"/>
          </w:tcPr>
          <w:p w14:paraId="0225DCED"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Nhập thông tin</w:t>
            </w:r>
            <w:r w:rsidR="001B644C" w:rsidRPr="00DE2C3C">
              <w:rPr>
                <w:rFonts w:cs="Times New Roman"/>
                <w:sz w:val="28"/>
                <w:szCs w:val="28"/>
              </w:rPr>
              <w:t xml:space="preserve"> nhóm</w:t>
            </w:r>
            <w:r w:rsidRPr="00DE2C3C">
              <w:rPr>
                <w:rFonts w:cs="Times New Roman"/>
                <w:sz w:val="28"/>
                <w:szCs w:val="28"/>
              </w:rPr>
              <w:t xml:space="preserve"> cây, nhấn nút sửa cây</w:t>
            </w:r>
          </w:p>
        </w:tc>
        <w:tc>
          <w:tcPr>
            <w:tcW w:w="4506" w:type="dxa"/>
            <w:vAlign w:val="center"/>
          </w:tcPr>
          <w:p w14:paraId="01992706"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Yêu cầu xác nhận có muốn sửa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14:paraId="7648512D" w14:textId="77777777" w:rsidTr="003C54CF">
        <w:trPr>
          <w:trHeight w:val="692"/>
          <w:jc w:val="center"/>
        </w:trPr>
        <w:tc>
          <w:tcPr>
            <w:tcW w:w="4227" w:type="dxa"/>
            <w:gridSpan w:val="2"/>
            <w:vAlign w:val="center"/>
          </w:tcPr>
          <w:p w14:paraId="60A92042"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Xác nhận sửa</w:t>
            </w:r>
            <w:r w:rsidR="001B644C" w:rsidRPr="00DE2C3C">
              <w:rPr>
                <w:rFonts w:cs="Times New Roman"/>
                <w:sz w:val="28"/>
                <w:szCs w:val="28"/>
              </w:rPr>
              <w:t xml:space="preserve"> nhóm</w:t>
            </w:r>
            <w:r w:rsidRPr="00DE2C3C">
              <w:rPr>
                <w:rFonts w:cs="Times New Roman"/>
                <w:sz w:val="28"/>
                <w:szCs w:val="28"/>
              </w:rPr>
              <w:t xml:space="preserve"> cây</w:t>
            </w:r>
          </w:p>
        </w:tc>
        <w:tc>
          <w:tcPr>
            <w:tcW w:w="4506" w:type="dxa"/>
            <w:vAlign w:val="center"/>
          </w:tcPr>
          <w:p w14:paraId="53476DB3"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Kiểm tra thông tin có hợp lệ</w:t>
            </w:r>
          </w:p>
        </w:tc>
      </w:tr>
      <w:tr w:rsidR="00EF7976" w:rsidRPr="00DE2C3C" w14:paraId="0C2C376E" w14:textId="77777777" w:rsidTr="003C54CF">
        <w:trPr>
          <w:trHeight w:val="692"/>
          <w:jc w:val="center"/>
        </w:trPr>
        <w:tc>
          <w:tcPr>
            <w:tcW w:w="4227" w:type="dxa"/>
            <w:gridSpan w:val="2"/>
            <w:vAlign w:val="center"/>
          </w:tcPr>
          <w:p w14:paraId="4F5F33CB" w14:textId="77777777" w:rsidR="00EF7976" w:rsidRPr="00DE2C3C" w:rsidRDefault="00EF7976" w:rsidP="00C5751A">
            <w:pPr>
              <w:spacing w:line="360" w:lineRule="auto"/>
              <w:ind w:left="360"/>
              <w:rPr>
                <w:rFonts w:cs="Times New Roman"/>
                <w:sz w:val="28"/>
                <w:szCs w:val="28"/>
              </w:rPr>
            </w:pPr>
          </w:p>
        </w:tc>
        <w:tc>
          <w:tcPr>
            <w:tcW w:w="4506" w:type="dxa"/>
            <w:vAlign w:val="center"/>
          </w:tcPr>
          <w:p w14:paraId="1252C3BF"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Nếu hợp lệ, thông tin</w:t>
            </w:r>
            <w:r w:rsidR="001B644C" w:rsidRPr="00DE2C3C">
              <w:rPr>
                <w:rFonts w:cs="Times New Roman"/>
                <w:sz w:val="28"/>
                <w:szCs w:val="28"/>
              </w:rPr>
              <w:t xml:space="preserve"> nhóm</w:t>
            </w:r>
            <w:r w:rsidRPr="00DE2C3C">
              <w:rPr>
                <w:rFonts w:cs="Times New Roman"/>
                <w:sz w:val="28"/>
                <w:szCs w:val="28"/>
              </w:rPr>
              <w:t xml:space="preserve"> cây sẽ được cập nhật vào trong hệ thống, hiển thị thông báo thành công</w:t>
            </w:r>
          </w:p>
        </w:tc>
      </w:tr>
      <w:tr w:rsidR="00EF7976" w:rsidRPr="00DE2C3C" w14:paraId="0415729B" w14:textId="77777777" w:rsidTr="003C54CF">
        <w:trPr>
          <w:trHeight w:val="725"/>
          <w:jc w:val="center"/>
        </w:trPr>
        <w:tc>
          <w:tcPr>
            <w:tcW w:w="8733" w:type="dxa"/>
            <w:gridSpan w:val="3"/>
            <w:vAlign w:val="center"/>
          </w:tcPr>
          <w:p w14:paraId="17571D8D" w14:textId="77777777" w:rsidR="00EF7976" w:rsidRPr="00DE2C3C" w:rsidRDefault="00EF7976" w:rsidP="00C5751A">
            <w:pPr>
              <w:spacing w:line="360" w:lineRule="auto"/>
              <w:ind w:left="360"/>
              <w:rPr>
                <w:rFonts w:cs="Times New Roman"/>
                <w:sz w:val="28"/>
                <w:szCs w:val="28"/>
              </w:rPr>
            </w:pPr>
          </w:p>
        </w:tc>
      </w:tr>
      <w:tr w:rsidR="00EF7976" w:rsidRPr="00DE2C3C" w14:paraId="1FA38AC9" w14:textId="77777777" w:rsidTr="003C54CF">
        <w:trPr>
          <w:trHeight w:val="692"/>
          <w:jc w:val="center"/>
        </w:trPr>
        <w:tc>
          <w:tcPr>
            <w:tcW w:w="2287" w:type="dxa"/>
            <w:vAlign w:val="center"/>
          </w:tcPr>
          <w:p w14:paraId="45DA699E"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46" w:type="dxa"/>
            <w:gridSpan w:val="2"/>
            <w:vAlign w:val="center"/>
          </w:tcPr>
          <w:p w14:paraId="6712ACE9"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1B644C" w:rsidRPr="00DE2C3C">
              <w:rPr>
                <w:rFonts w:cs="Times New Roman"/>
                <w:sz w:val="28"/>
                <w:szCs w:val="28"/>
              </w:rPr>
              <w:t xml:space="preserve"> nhóm</w:t>
            </w:r>
            <w:r w:rsidRPr="00DE2C3C">
              <w:rPr>
                <w:rFonts w:cs="Times New Roman"/>
                <w:sz w:val="28"/>
                <w:szCs w:val="28"/>
              </w:rPr>
              <w:t xml:space="preserve"> cây, yêu cầu sửa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p w14:paraId="528050AB"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lastRenderedPageBreak/>
              <w:t>Bước 7: nếu thông tin</w:t>
            </w:r>
            <w:r w:rsidR="001B644C" w:rsidRPr="00DE2C3C">
              <w:rPr>
                <w:rFonts w:cs="Times New Roman"/>
                <w:sz w:val="28"/>
                <w:szCs w:val="28"/>
              </w:rPr>
              <w:t xml:space="preserve"> nhóm</w:t>
            </w:r>
            <w:r w:rsidRPr="00DE2C3C">
              <w:rPr>
                <w:rFonts w:cs="Times New Roman"/>
                <w:sz w:val="28"/>
                <w:szCs w:val="28"/>
              </w:rPr>
              <w:t xml:space="preserve"> cây không hợp lệ thì</w:t>
            </w:r>
            <w:r w:rsidR="001B644C" w:rsidRPr="00DE2C3C">
              <w:rPr>
                <w:rFonts w:cs="Times New Roman"/>
                <w:sz w:val="28"/>
                <w:szCs w:val="28"/>
              </w:rPr>
              <w:t xml:space="preserve"> nhóm</w:t>
            </w:r>
            <w:r w:rsidRPr="00DE2C3C">
              <w:rPr>
                <w:rFonts w:cs="Times New Roman"/>
                <w:sz w:val="28"/>
                <w:szCs w:val="28"/>
              </w:rPr>
              <w:t xml:space="preserve"> cây sẽ không được cập nhật vào trong hệ thống, đồng thời thông báo về lý do không hợp lệ sẽ được hiển thị</w:t>
            </w:r>
          </w:p>
        </w:tc>
      </w:tr>
    </w:tbl>
    <w:p w14:paraId="6010129D" w14:textId="77777777" w:rsidR="00EF7976" w:rsidRPr="00DE2C3C" w:rsidRDefault="00EF7976" w:rsidP="00C5751A">
      <w:pPr>
        <w:spacing w:line="360" w:lineRule="auto"/>
        <w:rPr>
          <w:rFonts w:cs="Times New Roman"/>
          <w:sz w:val="28"/>
          <w:szCs w:val="28"/>
        </w:rPr>
      </w:pPr>
    </w:p>
    <w:p w14:paraId="63A709D1" w14:textId="77777777" w:rsidR="00EF7976"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3C54CF" w:rsidRPr="00DE2C3C">
        <w:rPr>
          <w:rFonts w:ascii="Times New Roman" w:hAnsi="Times New Roman" w:cs="Times New Roman"/>
          <w:sz w:val="28"/>
          <w:szCs w:val="28"/>
        </w:rPr>
        <w:t xml:space="preserve">2.4.2.4. </w:t>
      </w:r>
      <w:r w:rsidR="00EF7976" w:rsidRPr="00DE2C3C">
        <w:rPr>
          <w:rFonts w:ascii="Times New Roman" w:hAnsi="Times New Roman" w:cs="Times New Roman"/>
          <w:sz w:val="28"/>
          <w:szCs w:val="28"/>
        </w:rPr>
        <w:t>Ca sử dụng xóa</w:t>
      </w:r>
      <w:r w:rsidR="001B644C" w:rsidRPr="00DE2C3C">
        <w:rPr>
          <w:rFonts w:ascii="Times New Roman" w:hAnsi="Times New Roman" w:cs="Times New Roman"/>
          <w:sz w:val="28"/>
          <w:szCs w:val="28"/>
        </w:rPr>
        <w:t xml:space="preserve"> nhóm</w:t>
      </w:r>
      <w:r w:rsidR="00EF7976" w:rsidRPr="00DE2C3C">
        <w:rPr>
          <w:rFonts w:ascii="Times New Roman" w:hAnsi="Times New Roman" w:cs="Times New Roman"/>
          <w:sz w:val="28"/>
          <w:szCs w:val="28"/>
        </w:rPr>
        <w:t xml:space="preserve"> cây</w:t>
      </w:r>
    </w:p>
    <w:p w14:paraId="1A308FA3" w14:textId="77777777" w:rsidR="00EF7976" w:rsidRPr="00DE2C3C" w:rsidRDefault="00EF7976" w:rsidP="00C5751A">
      <w:pPr>
        <w:spacing w:line="360" w:lineRule="auto"/>
        <w:rPr>
          <w:rFonts w:cs="Times New Roman"/>
          <w:sz w:val="28"/>
          <w:szCs w:val="28"/>
        </w:rPr>
      </w:pPr>
    </w:p>
    <w:tbl>
      <w:tblPr>
        <w:tblStyle w:val="TableGrid"/>
        <w:tblW w:w="0" w:type="auto"/>
        <w:tblInd w:w="-118"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583"/>
        <w:gridCol w:w="6150"/>
      </w:tblGrid>
      <w:tr w:rsidR="00EF7976" w:rsidRPr="00DE2C3C" w14:paraId="2195A2F8" w14:textId="77777777" w:rsidTr="003C54CF">
        <w:trPr>
          <w:trHeight w:val="823"/>
        </w:trPr>
        <w:tc>
          <w:tcPr>
            <w:tcW w:w="2583" w:type="dxa"/>
          </w:tcPr>
          <w:p w14:paraId="54032B98"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Tên ca sử dụng</w:t>
            </w:r>
          </w:p>
        </w:tc>
        <w:tc>
          <w:tcPr>
            <w:tcW w:w="6150" w:type="dxa"/>
          </w:tcPr>
          <w:p w14:paraId="18AC35B8"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Xóa</w:t>
            </w:r>
            <w:r w:rsidR="001B644C" w:rsidRPr="00DE2C3C">
              <w:rPr>
                <w:rFonts w:cs="Times New Roman"/>
                <w:sz w:val="28"/>
                <w:szCs w:val="28"/>
              </w:rPr>
              <w:t xml:space="preserve"> nhóm</w:t>
            </w:r>
            <w:r w:rsidRPr="00DE2C3C">
              <w:rPr>
                <w:rFonts w:cs="Times New Roman"/>
                <w:sz w:val="28"/>
                <w:szCs w:val="28"/>
              </w:rPr>
              <w:t xml:space="preserve"> cây</w:t>
            </w:r>
          </w:p>
        </w:tc>
      </w:tr>
      <w:tr w:rsidR="00EF7976" w:rsidRPr="00DE2C3C" w14:paraId="71668B05" w14:textId="77777777" w:rsidTr="003C54CF">
        <w:trPr>
          <w:trHeight w:val="692"/>
        </w:trPr>
        <w:tc>
          <w:tcPr>
            <w:tcW w:w="2583" w:type="dxa"/>
          </w:tcPr>
          <w:p w14:paraId="0499D6BE"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Tác nhân</w:t>
            </w:r>
          </w:p>
        </w:tc>
        <w:tc>
          <w:tcPr>
            <w:tcW w:w="6150" w:type="dxa"/>
          </w:tcPr>
          <w:p w14:paraId="1CCFF7EA"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Quản trị viên</w:t>
            </w:r>
          </w:p>
        </w:tc>
      </w:tr>
      <w:tr w:rsidR="00EF7976" w:rsidRPr="00DE2C3C" w14:paraId="7FE2D83F" w14:textId="77777777" w:rsidTr="003C54CF">
        <w:trPr>
          <w:trHeight w:val="692"/>
        </w:trPr>
        <w:tc>
          <w:tcPr>
            <w:tcW w:w="2583" w:type="dxa"/>
          </w:tcPr>
          <w:p w14:paraId="05F035CE" w14:textId="77777777" w:rsidR="00EF7976" w:rsidRPr="00DE2C3C" w:rsidRDefault="00EF7976" w:rsidP="00C5751A">
            <w:pPr>
              <w:spacing w:line="360" w:lineRule="auto"/>
              <w:ind w:left="360"/>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tcPr>
          <w:p w14:paraId="6B4CE465"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Ca sử dụng đăng nhập</w:t>
            </w:r>
          </w:p>
        </w:tc>
      </w:tr>
      <w:tr w:rsidR="00EF7976" w:rsidRPr="00DE2C3C" w14:paraId="78E186CA" w14:textId="77777777" w:rsidTr="003C54CF">
        <w:trPr>
          <w:trHeight w:val="725"/>
        </w:trPr>
        <w:tc>
          <w:tcPr>
            <w:tcW w:w="2583" w:type="dxa"/>
          </w:tcPr>
          <w:p w14:paraId="3C8ED5E8"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Mô tả chung</w:t>
            </w:r>
          </w:p>
        </w:tc>
        <w:tc>
          <w:tcPr>
            <w:tcW w:w="6150" w:type="dxa"/>
          </w:tcPr>
          <w:p w14:paraId="4EB10A36"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Cho phép xóa một</w:t>
            </w:r>
            <w:r w:rsidR="001B644C" w:rsidRPr="00DE2C3C">
              <w:rPr>
                <w:rFonts w:cs="Times New Roman"/>
                <w:sz w:val="28"/>
                <w:szCs w:val="28"/>
              </w:rPr>
              <w:t xml:space="preserve"> nhóm</w:t>
            </w:r>
            <w:r w:rsidRPr="00DE2C3C">
              <w:rPr>
                <w:rFonts w:cs="Times New Roman"/>
                <w:sz w:val="28"/>
                <w:szCs w:val="28"/>
              </w:rPr>
              <w:t xml:space="preserve"> cây trong hệ thống</w:t>
            </w:r>
          </w:p>
        </w:tc>
      </w:tr>
      <w:tr w:rsidR="00EF7976" w:rsidRPr="00DE2C3C" w14:paraId="45D97290" w14:textId="77777777" w:rsidTr="003C54CF">
        <w:trPr>
          <w:trHeight w:val="692"/>
        </w:trPr>
        <w:tc>
          <w:tcPr>
            <w:tcW w:w="2583" w:type="dxa"/>
          </w:tcPr>
          <w:p w14:paraId="7EFCF707"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trước</w:t>
            </w:r>
          </w:p>
        </w:tc>
        <w:tc>
          <w:tcPr>
            <w:tcW w:w="6150" w:type="dxa"/>
          </w:tcPr>
          <w:p w14:paraId="499DCD4A"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EF7976" w:rsidRPr="00DE2C3C" w14:paraId="62ACCC23" w14:textId="77777777" w:rsidTr="003C54CF">
        <w:trPr>
          <w:trHeight w:val="692"/>
        </w:trPr>
        <w:tc>
          <w:tcPr>
            <w:tcW w:w="2583" w:type="dxa"/>
          </w:tcPr>
          <w:p w14:paraId="420CE09E"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Điều kiện sau</w:t>
            </w:r>
          </w:p>
        </w:tc>
        <w:tc>
          <w:tcPr>
            <w:tcW w:w="6150" w:type="dxa"/>
          </w:tcPr>
          <w:p w14:paraId="0311F33B"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 xml:space="preserve">Thành công: </w:t>
            </w:r>
            <w:r w:rsidR="001B644C" w:rsidRPr="00DE2C3C">
              <w:rPr>
                <w:rFonts w:cs="Times New Roman"/>
                <w:sz w:val="28"/>
                <w:szCs w:val="28"/>
              </w:rPr>
              <w:t>nhóm c</w:t>
            </w:r>
            <w:r w:rsidRPr="00DE2C3C">
              <w:rPr>
                <w:rFonts w:cs="Times New Roman"/>
                <w:sz w:val="28"/>
                <w:szCs w:val="28"/>
              </w:rPr>
              <w:t>ây sẽ bị xóa khỏi hệ thống, hiển thị thông báo xóa</w:t>
            </w:r>
            <w:r w:rsidR="001B644C" w:rsidRPr="00DE2C3C">
              <w:rPr>
                <w:rFonts w:cs="Times New Roman"/>
                <w:sz w:val="28"/>
                <w:szCs w:val="28"/>
              </w:rPr>
              <w:t xml:space="preserve"> nhóm</w:t>
            </w:r>
            <w:r w:rsidRPr="00DE2C3C">
              <w:rPr>
                <w:rFonts w:cs="Times New Roman"/>
                <w:sz w:val="28"/>
                <w:szCs w:val="28"/>
              </w:rPr>
              <w:t xml:space="preserve"> cây thành công.</w:t>
            </w:r>
          </w:p>
        </w:tc>
      </w:tr>
      <w:tr w:rsidR="00EF7976" w:rsidRPr="00DE2C3C" w14:paraId="3C14B5D6" w14:textId="77777777" w:rsidTr="003C54CF">
        <w:trPr>
          <w:trHeight w:val="692"/>
        </w:trPr>
        <w:tc>
          <w:tcPr>
            <w:tcW w:w="2583" w:type="dxa"/>
          </w:tcPr>
          <w:p w14:paraId="1A205348" w14:textId="77777777" w:rsidR="00EF7976" w:rsidRPr="00DE2C3C" w:rsidRDefault="00EF7976" w:rsidP="00C5751A">
            <w:pPr>
              <w:spacing w:line="360" w:lineRule="auto"/>
              <w:ind w:left="360"/>
              <w:rPr>
                <w:rFonts w:cs="Times New Roman"/>
                <w:b/>
                <w:sz w:val="28"/>
                <w:szCs w:val="28"/>
              </w:rPr>
            </w:pPr>
            <w:r w:rsidRPr="00DE2C3C">
              <w:rPr>
                <w:rFonts w:cs="Times New Roman"/>
                <w:b/>
                <w:sz w:val="28"/>
                <w:szCs w:val="28"/>
              </w:rPr>
              <w:t>Yêu cầu đặc biệt</w:t>
            </w:r>
          </w:p>
        </w:tc>
        <w:tc>
          <w:tcPr>
            <w:tcW w:w="6150" w:type="dxa"/>
          </w:tcPr>
          <w:p w14:paraId="65279F3C"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Không có</w:t>
            </w:r>
          </w:p>
        </w:tc>
      </w:tr>
    </w:tbl>
    <w:p w14:paraId="0190A1F2" w14:textId="77777777" w:rsidR="00B157EB" w:rsidRPr="00DE2C3C" w:rsidRDefault="00B157EB" w:rsidP="00C5751A">
      <w:pPr>
        <w:spacing w:line="360" w:lineRule="auto"/>
        <w:rPr>
          <w:rFonts w:cs="Times New Roman"/>
          <w:b/>
          <w:sz w:val="28"/>
          <w:szCs w:val="28"/>
        </w:rPr>
      </w:pPr>
    </w:p>
    <w:p w14:paraId="24A1742B" w14:textId="77777777" w:rsidR="00EF7976" w:rsidRPr="00DE2C3C" w:rsidRDefault="00EF7976"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CellMar>
          <w:top w:w="29" w:type="dxa"/>
          <w:left w:w="115" w:type="dxa"/>
          <w:right w:w="115" w:type="dxa"/>
        </w:tblCellMar>
        <w:tblLook w:val="04A0" w:firstRow="1" w:lastRow="0" w:firstColumn="1" w:lastColumn="0" w:noHBand="0" w:noVBand="1"/>
      </w:tblPr>
      <w:tblGrid>
        <w:gridCol w:w="2246"/>
        <w:gridCol w:w="1970"/>
        <w:gridCol w:w="4517"/>
      </w:tblGrid>
      <w:tr w:rsidR="00EF7976" w:rsidRPr="00DE2C3C" w14:paraId="4682ED0E" w14:textId="77777777" w:rsidTr="00B157EB">
        <w:trPr>
          <w:trHeight w:val="823"/>
          <w:jc w:val="center"/>
        </w:trPr>
        <w:tc>
          <w:tcPr>
            <w:tcW w:w="4216" w:type="dxa"/>
            <w:gridSpan w:val="2"/>
            <w:vAlign w:val="center"/>
          </w:tcPr>
          <w:p w14:paraId="60F25263"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4B4F9138" w14:textId="77777777" w:rsidR="00EF7976" w:rsidRPr="00DE2C3C" w:rsidRDefault="00EF7976"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EF7976" w:rsidRPr="00DE2C3C" w14:paraId="5CA96096" w14:textId="77777777" w:rsidTr="00B157EB">
        <w:trPr>
          <w:trHeight w:val="692"/>
          <w:jc w:val="center"/>
        </w:trPr>
        <w:tc>
          <w:tcPr>
            <w:tcW w:w="4216" w:type="dxa"/>
            <w:gridSpan w:val="2"/>
          </w:tcPr>
          <w:p w14:paraId="27CD1884" w14:textId="77777777"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1. </w:t>
            </w:r>
            <w:r w:rsidR="00EF7976" w:rsidRPr="00DE2C3C">
              <w:rPr>
                <w:rFonts w:cs="Times New Roman"/>
                <w:sz w:val="28"/>
                <w:szCs w:val="28"/>
              </w:rPr>
              <w:t>Ở tab</w:t>
            </w:r>
            <w:r w:rsidR="001B644C" w:rsidRPr="00DE2C3C">
              <w:rPr>
                <w:rFonts w:cs="Times New Roman"/>
                <w:sz w:val="28"/>
                <w:szCs w:val="28"/>
              </w:rPr>
              <w:t xml:space="preserve"> nhóm</w:t>
            </w:r>
            <w:r w:rsidR="00EF7976" w:rsidRPr="00DE2C3C">
              <w:rPr>
                <w:rFonts w:cs="Times New Roman"/>
                <w:sz w:val="28"/>
                <w:szCs w:val="28"/>
              </w:rPr>
              <w:t xml:space="preserve"> cây, chọn</w:t>
            </w:r>
            <w:r w:rsidR="001B644C" w:rsidRPr="00DE2C3C">
              <w:rPr>
                <w:rFonts w:cs="Times New Roman"/>
                <w:sz w:val="28"/>
                <w:szCs w:val="28"/>
              </w:rPr>
              <w:t xml:space="preserve"> nhóm</w:t>
            </w:r>
            <w:r w:rsidR="00EF7976" w:rsidRPr="00DE2C3C">
              <w:rPr>
                <w:rFonts w:cs="Times New Roman"/>
                <w:sz w:val="28"/>
                <w:szCs w:val="28"/>
              </w:rPr>
              <w:t xml:space="preserve"> cây có trong hệ thống và chọn xóa</w:t>
            </w:r>
          </w:p>
        </w:tc>
        <w:tc>
          <w:tcPr>
            <w:tcW w:w="4517" w:type="dxa"/>
          </w:tcPr>
          <w:p w14:paraId="02323F0C" w14:textId="77777777"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2. </w:t>
            </w:r>
            <w:r w:rsidR="00EF7976" w:rsidRPr="00DE2C3C">
              <w:rPr>
                <w:rFonts w:cs="Times New Roman"/>
                <w:sz w:val="28"/>
                <w:szCs w:val="28"/>
              </w:rPr>
              <w:t>Yêu cầu xác nhận có muốn xóa</w:t>
            </w:r>
            <w:r w:rsidR="001B644C" w:rsidRPr="00DE2C3C">
              <w:rPr>
                <w:rFonts w:cs="Times New Roman"/>
                <w:sz w:val="28"/>
                <w:szCs w:val="28"/>
              </w:rPr>
              <w:t xml:space="preserve"> nhóm</w:t>
            </w:r>
            <w:r w:rsidR="00EF7976" w:rsidRPr="00DE2C3C">
              <w:rPr>
                <w:rFonts w:cs="Times New Roman"/>
                <w:sz w:val="28"/>
                <w:szCs w:val="28"/>
              </w:rPr>
              <w:t xml:space="preserve"> cây</w:t>
            </w:r>
          </w:p>
        </w:tc>
      </w:tr>
      <w:tr w:rsidR="00EF7976" w:rsidRPr="00DE2C3C" w14:paraId="19966BFF" w14:textId="77777777" w:rsidTr="00B157EB">
        <w:trPr>
          <w:trHeight w:val="692"/>
          <w:jc w:val="center"/>
        </w:trPr>
        <w:tc>
          <w:tcPr>
            <w:tcW w:w="4216" w:type="dxa"/>
            <w:gridSpan w:val="2"/>
          </w:tcPr>
          <w:p w14:paraId="68EB414B" w14:textId="77777777" w:rsidR="00EF7976" w:rsidRPr="00DE2C3C" w:rsidRDefault="00CB1A55" w:rsidP="00C5751A">
            <w:pPr>
              <w:spacing w:line="360" w:lineRule="auto"/>
              <w:ind w:left="360"/>
              <w:rPr>
                <w:rFonts w:cs="Times New Roman"/>
                <w:sz w:val="28"/>
                <w:szCs w:val="28"/>
              </w:rPr>
            </w:pPr>
            <w:r w:rsidRPr="00DE2C3C">
              <w:rPr>
                <w:rFonts w:cs="Times New Roman"/>
                <w:sz w:val="28"/>
                <w:szCs w:val="28"/>
              </w:rPr>
              <w:lastRenderedPageBreak/>
              <w:t xml:space="preserve">3. </w:t>
            </w:r>
            <w:r w:rsidR="00EF7976" w:rsidRPr="00DE2C3C">
              <w:rPr>
                <w:rFonts w:cs="Times New Roman"/>
                <w:sz w:val="28"/>
                <w:szCs w:val="28"/>
              </w:rPr>
              <w:t>Xác nhận xóa</w:t>
            </w:r>
            <w:r w:rsidR="001B644C" w:rsidRPr="00DE2C3C">
              <w:rPr>
                <w:rFonts w:cs="Times New Roman"/>
                <w:sz w:val="28"/>
                <w:szCs w:val="28"/>
              </w:rPr>
              <w:t xml:space="preserve"> nhóm</w:t>
            </w:r>
            <w:r w:rsidR="00EF7976" w:rsidRPr="00DE2C3C">
              <w:rPr>
                <w:rFonts w:cs="Times New Roman"/>
                <w:sz w:val="28"/>
                <w:szCs w:val="28"/>
              </w:rPr>
              <w:t xml:space="preserve"> cây</w:t>
            </w:r>
          </w:p>
        </w:tc>
        <w:tc>
          <w:tcPr>
            <w:tcW w:w="4517" w:type="dxa"/>
          </w:tcPr>
          <w:p w14:paraId="2434D32F" w14:textId="77777777" w:rsidR="00EF7976" w:rsidRPr="00DE2C3C" w:rsidRDefault="00CB1A55"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w:t>
            </w:r>
            <w:r w:rsidR="00EF7976" w:rsidRPr="00DE2C3C">
              <w:rPr>
                <w:rFonts w:cs="Times New Roman"/>
                <w:sz w:val="28"/>
                <w:szCs w:val="28"/>
              </w:rPr>
              <w:t>ây sẽ bị xóa khỏi hệ thống, hiển thị thông báo thành công</w:t>
            </w:r>
          </w:p>
        </w:tc>
      </w:tr>
      <w:tr w:rsidR="00EF7976" w:rsidRPr="00DE2C3C" w14:paraId="06BDF42F" w14:textId="77777777" w:rsidTr="00B157EB">
        <w:trPr>
          <w:trHeight w:val="725"/>
          <w:jc w:val="center"/>
        </w:trPr>
        <w:tc>
          <w:tcPr>
            <w:tcW w:w="8733" w:type="dxa"/>
            <w:gridSpan w:val="3"/>
          </w:tcPr>
          <w:p w14:paraId="3AB9D8C6" w14:textId="77777777" w:rsidR="00EF7976" w:rsidRPr="00DE2C3C" w:rsidRDefault="00EF7976" w:rsidP="00C5751A">
            <w:pPr>
              <w:spacing w:line="360" w:lineRule="auto"/>
              <w:ind w:left="360"/>
              <w:rPr>
                <w:rFonts w:cs="Times New Roman"/>
                <w:sz w:val="28"/>
                <w:szCs w:val="28"/>
              </w:rPr>
            </w:pPr>
          </w:p>
        </w:tc>
      </w:tr>
      <w:tr w:rsidR="00EF7976" w:rsidRPr="00DE2C3C" w14:paraId="255BFE7F" w14:textId="77777777" w:rsidTr="00B157EB">
        <w:trPr>
          <w:trHeight w:val="692"/>
          <w:jc w:val="center"/>
        </w:trPr>
        <w:tc>
          <w:tcPr>
            <w:tcW w:w="2246" w:type="dxa"/>
          </w:tcPr>
          <w:p w14:paraId="404D50CB"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tcPr>
          <w:p w14:paraId="71214B8B" w14:textId="77777777" w:rsidR="00EF7976" w:rsidRPr="00DE2C3C" w:rsidRDefault="00EF7976" w:rsidP="00C5751A">
            <w:pPr>
              <w:spacing w:line="360" w:lineRule="auto"/>
              <w:ind w:left="360"/>
              <w:rPr>
                <w:rFonts w:cs="Times New Roman"/>
                <w:sz w:val="28"/>
                <w:szCs w:val="28"/>
              </w:rPr>
            </w:pPr>
            <w:r w:rsidRPr="00DE2C3C">
              <w:rPr>
                <w:rFonts w:cs="Times New Roman"/>
                <w:sz w:val="28"/>
                <w:szCs w:val="28"/>
              </w:rPr>
              <w:t>Bướ</w:t>
            </w:r>
            <w:r w:rsidR="00CB1A55" w:rsidRPr="00DE2C3C">
              <w:rPr>
                <w:rFonts w:cs="Times New Roman"/>
                <w:sz w:val="28"/>
                <w:szCs w:val="28"/>
              </w:rPr>
              <w:t>c 3</w:t>
            </w:r>
            <w:r w:rsidRPr="00DE2C3C">
              <w:rPr>
                <w:rFonts w:cs="Times New Roman"/>
                <w:sz w:val="28"/>
                <w:szCs w:val="28"/>
              </w:rPr>
              <w:t>:  người dùng không xác nhận xóa</w:t>
            </w:r>
            <w:r w:rsidR="001B644C" w:rsidRPr="00DE2C3C">
              <w:rPr>
                <w:rFonts w:cs="Times New Roman"/>
                <w:sz w:val="28"/>
                <w:szCs w:val="28"/>
              </w:rPr>
              <w:t xml:space="preserve"> nhóm</w:t>
            </w:r>
            <w:r w:rsidRPr="00DE2C3C">
              <w:rPr>
                <w:rFonts w:cs="Times New Roman"/>
                <w:sz w:val="28"/>
                <w:szCs w:val="28"/>
              </w:rPr>
              <w:t xml:space="preserve"> cây, yêu cầu xóa</w:t>
            </w:r>
            <w:r w:rsidR="001B644C" w:rsidRPr="00DE2C3C">
              <w:rPr>
                <w:rFonts w:cs="Times New Roman"/>
                <w:sz w:val="28"/>
                <w:szCs w:val="28"/>
              </w:rPr>
              <w:t xml:space="preserve"> nhóm</w:t>
            </w:r>
            <w:r w:rsidRPr="00DE2C3C">
              <w:rPr>
                <w:rFonts w:cs="Times New Roman"/>
                <w:sz w:val="28"/>
                <w:szCs w:val="28"/>
              </w:rPr>
              <w:t xml:space="preserve"> cây sẽ không được gửi lên hệ thống</w:t>
            </w:r>
          </w:p>
        </w:tc>
      </w:tr>
    </w:tbl>
    <w:p w14:paraId="553F104C" w14:textId="77777777" w:rsidR="00EF7976" w:rsidRPr="00DE2C3C" w:rsidRDefault="00EF7976" w:rsidP="00C5751A">
      <w:pPr>
        <w:spacing w:line="360" w:lineRule="auto"/>
        <w:rPr>
          <w:rFonts w:cs="Times New Roman"/>
          <w:sz w:val="28"/>
          <w:szCs w:val="28"/>
        </w:rPr>
      </w:pPr>
    </w:p>
    <w:p w14:paraId="6F611C5B" w14:textId="77777777" w:rsidR="001B644C"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 </w:t>
      </w:r>
      <w:r w:rsidR="001B644C" w:rsidRPr="00DE2C3C">
        <w:rPr>
          <w:rFonts w:ascii="Times New Roman" w:hAnsi="Times New Roman" w:cs="Times New Roman"/>
          <w:sz w:val="28"/>
          <w:szCs w:val="28"/>
        </w:rPr>
        <w:t>Gói quả</w:t>
      </w:r>
      <w:r w:rsidR="003E0094" w:rsidRPr="00DE2C3C">
        <w:rPr>
          <w:rFonts w:ascii="Times New Roman" w:hAnsi="Times New Roman" w:cs="Times New Roman"/>
          <w:sz w:val="28"/>
          <w:szCs w:val="28"/>
        </w:rPr>
        <w:t>n lý nhân viên</w:t>
      </w:r>
    </w:p>
    <w:p w14:paraId="7B89CCB6" w14:textId="77777777"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2.4.3.1. </w:t>
      </w:r>
      <w:r w:rsidR="001B644C" w:rsidRPr="00DE2C3C">
        <w:rPr>
          <w:rFonts w:ascii="Times New Roman" w:hAnsi="Times New Roman" w:cs="Times New Roman"/>
          <w:sz w:val="28"/>
          <w:szCs w:val="28"/>
        </w:rPr>
        <w:t>Ca sử dụng tìm kiế</w:t>
      </w:r>
      <w:r w:rsidR="003E0094" w:rsidRPr="00DE2C3C">
        <w:rPr>
          <w:rFonts w:ascii="Times New Roman" w:hAnsi="Times New Roman" w:cs="Times New Roman"/>
          <w:sz w:val="28"/>
          <w:szCs w:val="28"/>
        </w:rPr>
        <w:t>m nhân viên</w:t>
      </w:r>
    </w:p>
    <w:p w14:paraId="707F537B" w14:textId="77777777"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1B644C" w:rsidRPr="00DE2C3C" w14:paraId="505378D1" w14:textId="77777777" w:rsidTr="00B157EB">
        <w:trPr>
          <w:trHeight w:val="823"/>
        </w:trPr>
        <w:tc>
          <w:tcPr>
            <w:tcW w:w="2603" w:type="dxa"/>
            <w:vAlign w:val="center"/>
          </w:tcPr>
          <w:p w14:paraId="5FB28F24"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602A42D9"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Tìm kiế</w:t>
            </w:r>
            <w:r w:rsidR="003E0094" w:rsidRPr="00DE2C3C">
              <w:rPr>
                <w:rFonts w:cs="Times New Roman"/>
                <w:sz w:val="28"/>
                <w:szCs w:val="28"/>
              </w:rPr>
              <w:t>m nhân viên</w:t>
            </w:r>
          </w:p>
        </w:tc>
      </w:tr>
      <w:tr w:rsidR="001B644C" w:rsidRPr="00DE2C3C" w14:paraId="31BABDF3" w14:textId="77777777" w:rsidTr="00B157EB">
        <w:trPr>
          <w:trHeight w:val="692"/>
        </w:trPr>
        <w:tc>
          <w:tcPr>
            <w:tcW w:w="2603" w:type="dxa"/>
            <w:vAlign w:val="center"/>
          </w:tcPr>
          <w:p w14:paraId="2D4EB8AD"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400F9B0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14:paraId="1F24734F" w14:textId="77777777" w:rsidTr="00B157EB">
        <w:trPr>
          <w:trHeight w:val="692"/>
        </w:trPr>
        <w:tc>
          <w:tcPr>
            <w:tcW w:w="2603" w:type="dxa"/>
            <w:vAlign w:val="center"/>
          </w:tcPr>
          <w:p w14:paraId="6415D06B" w14:textId="77777777"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14:paraId="33E97B1A"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14:paraId="1730689D" w14:textId="77777777" w:rsidTr="00B157EB">
        <w:trPr>
          <w:trHeight w:val="725"/>
        </w:trPr>
        <w:tc>
          <w:tcPr>
            <w:tcW w:w="2603" w:type="dxa"/>
            <w:vAlign w:val="center"/>
          </w:tcPr>
          <w:p w14:paraId="54684F87"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40BFBFDD"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tìm kiếm mộ</w:t>
            </w:r>
            <w:r w:rsidR="003E0094" w:rsidRPr="00DE2C3C">
              <w:rPr>
                <w:rFonts w:cs="Times New Roman"/>
                <w:sz w:val="28"/>
                <w:szCs w:val="28"/>
              </w:rPr>
              <w:t>t nhân viên</w:t>
            </w:r>
            <w:r w:rsidRPr="00DE2C3C">
              <w:rPr>
                <w:rFonts w:cs="Times New Roman"/>
                <w:sz w:val="28"/>
                <w:szCs w:val="28"/>
              </w:rPr>
              <w:t xml:space="preserve"> trong hệ thống bằ</w:t>
            </w:r>
            <w:r w:rsidR="003E0094" w:rsidRPr="00DE2C3C">
              <w:rPr>
                <w:rFonts w:cs="Times New Roman"/>
                <w:sz w:val="28"/>
                <w:szCs w:val="28"/>
              </w:rPr>
              <w:t>ng tên nhân viên</w:t>
            </w:r>
          </w:p>
        </w:tc>
      </w:tr>
      <w:tr w:rsidR="001B644C" w:rsidRPr="00DE2C3C" w14:paraId="7E5867B8" w14:textId="77777777" w:rsidTr="00B157EB">
        <w:trPr>
          <w:trHeight w:val="692"/>
        </w:trPr>
        <w:tc>
          <w:tcPr>
            <w:tcW w:w="2603" w:type="dxa"/>
            <w:vAlign w:val="center"/>
          </w:tcPr>
          <w:p w14:paraId="372A1505"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64752D51"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14:paraId="1BCFEA0C" w14:textId="77777777" w:rsidTr="00B157EB">
        <w:trPr>
          <w:trHeight w:val="692"/>
        </w:trPr>
        <w:tc>
          <w:tcPr>
            <w:tcW w:w="2603" w:type="dxa"/>
            <w:vAlign w:val="center"/>
          </w:tcPr>
          <w:p w14:paraId="2090023F"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4FB2DCDD"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w:t>
            </w:r>
            <w:r w:rsidR="003E0094" w:rsidRPr="00DE2C3C">
              <w:rPr>
                <w:rFonts w:cs="Times New Roman"/>
                <w:sz w:val="28"/>
                <w:szCs w:val="28"/>
              </w:rPr>
              <w:t xml:space="preserve"> danh sách các nhân viên</w:t>
            </w:r>
            <w:r w:rsidRPr="00DE2C3C">
              <w:rPr>
                <w:rFonts w:cs="Times New Roman"/>
                <w:sz w:val="28"/>
                <w:szCs w:val="28"/>
              </w:rPr>
              <w:t xml:space="preserve"> theo yêu cầu</w:t>
            </w:r>
          </w:p>
        </w:tc>
      </w:tr>
      <w:tr w:rsidR="001B644C" w:rsidRPr="00DE2C3C" w14:paraId="5662703E" w14:textId="77777777" w:rsidTr="00B157EB">
        <w:trPr>
          <w:trHeight w:val="692"/>
        </w:trPr>
        <w:tc>
          <w:tcPr>
            <w:tcW w:w="2603" w:type="dxa"/>
            <w:vAlign w:val="center"/>
          </w:tcPr>
          <w:p w14:paraId="12528715"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0314F75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14:paraId="1978E2FA" w14:textId="77777777" w:rsidR="001B644C" w:rsidRPr="00DE2C3C" w:rsidRDefault="001B644C" w:rsidP="00C5751A">
      <w:pPr>
        <w:spacing w:line="360" w:lineRule="auto"/>
        <w:rPr>
          <w:rFonts w:cs="Times New Roman"/>
          <w:sz w:val="28"/>
          <w:szCs w:val="28"/>
        </w:rPr>
      </w:pPr>
    </w:p>
    <w:p w14:paraId="4DA8633E" w14:textId="77777777"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77"/>
        <w:gridCol w:w="1952"/>
        <w:gridCol w:w="4504"/>
      </w:tblGrid>
      <w:tr w:rsidR="001B644C" w:rsidRPr="00DE2C3C" w14:paraId="7C9354D3" w14:textId="77777777" w:rsidTr="00B157EB">
        <w:trPr>
          <w:trHeight w:val="823"/>
          <w:jc w:val="center"/>
        </w:trPr>
        <w:tc>
          <w:tcPr>
            <w:tcW w:w="4229" w:type="dxa"/>
            <w:gridSpan w:val="2"/>
            <w:vAlign w:val="center"/>
          </w:tcPr>
          <w:p w14:paraId="4FF413DE"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4" w:type="dxa"/>
            <w:vAlign w:val="center"/>
          </w:tcPr>
          <w:p w14:paraId="61AB1D63"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14:paraId="14B57376" w14:textId="77777777" w:rsidTr="00B157EB">
        <w:trPr>
          <w:trHeight w:val="692"/>
          <w:jc w:val="center"/>
        </w:trPr>
        <w:tc>
          <w:tcPr>
            <w:tcW w:w="4229" w:type="dxa"/>
            <w:gridSpan w:val="2"/>
            <w:vAlign w:val="center"/>
          </w:tcPr>
          <w:p w14:paraId="3B2A182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Nhập tên nhóm cây vào ô tìm kiếm</w:t>
            </w:r>
          </w:p>
        </w:tc>
        <w:tc>
          <w:tcPr>
            <w:tcW w:w="4504" w:type="dxa"/>
            <w:vAlign w:val="center"/>
          </w:tcPr>
          <w:p w14:paraId="58ECEFB9"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Thực hiện tìm kiếm</w:t>
            </w:r>
          </w:p>
        </w:tc>
      </w:tr>
      <w:tr w:rsidR="001B644C" w:rsidRPr="00DE2C3C" w14:paraId="6FB1AE21" w14:textId="77777777" w:rsidTr="00B157EB">
        <w:trPr>
          <w:trHeight w:val="692"/>
          <w:jc w:val="center"/>
        </w:trPr>
        <w:tc>
          <w:tcPr>
            <w:tcW w:w="4229" w:type="dxa"/>
            <w:gridSpan w:val="2"/>
            <w:vAlign w:val="center"/>
          </w:tcPr>
          <w:p w14:paraId="101B34E3" w14:textId="77777777" w:rsidR="001B644C" w:rsidRPr="00DE2C3C" w:rsidRDefault="001B644C" w:rsidP="00C5751A">
            <w:pPr>
              <w:spacing w:line="360" w:lineRule="auto"/>
              <w:ind w:left="360"/>
              <w:rPr>
                <w:rFonts w:cs="Times New Roman"/>
                <w:sz w:val="28"/>
                <w:szCs w:val="28"/>
              </w:rPr>
            </w:pPr>
          </w:p>
        </w:tc>
        <w:tc>
          <w:tcPr>
            <w:tcW w:w="4504" w:type="dxa"/>
            <w:vAlign w:val="center"/>
          </w:tcPr>
          <w:p w14:paraId="7EC892B9"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Hiển thị kết quả tìm kiếm</w:t>
            </w:r>
          </w:p>
        </w:tc>
      </w:tr>
      <w:tr w:rsidR="001B644C" w:rsidRPr="00DE2C3C" w14:paraId="47E7E650" w14:textId="77777777" w:rsidTr="00B157EB">
        <w:trPr>
          <w:trHeight w:val="725"/>
          <w:jc w:val="center"/>
        </w:trPr>
        <w:tc>
          <w:tcPr>
            <w:tcW w:w="8733" w:type="dxa"/>
            <w:gridSpan w:val="3"/>
            <w:vAlign w:val="center"/>
          </w:tcPr>
          <w:p w14:paraId="0E7209A0" w14:textId="77777777" w:rsidR="001B644C" w:rsidRPr="00DE2C3C" w:rsidRDefault="001B644C" w:rsidP="00C5751A">
            <w:pPr>
              <w:spacing w:line="360" w:lineRule="auto"/>
              <w:ind w:left="360"/>
              <w:rPr>
                <w:rFonts w:cs="Times New Roman"/>
                <w:sz w:val="28"/>
                <w:szCs w:val="28"/>
              </w:rPr>
            </w:pPr>
          </w:p>
        </w:tc>
      </w:tr>
      <w:tr w:rsidR="001B644C" w:rsidRPr="00DE2C3C" w14:paraId="0347E75C" w14:textId="77777777" w:rsidTr="00B157EB">
        <w:trPr>
          <w:trHeight w:val="692"/>
          <w:jc w:val="center"/>
        </w:trPr>
        <w:tc>
          <w:tcPr>
            <w:tcW w:w="2277" w:type="dxa"/>
            <w:vAlign w:val="center"/>
          </w:tcPr>
          <w:p w14:paraId="267B64D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56" w:type="dxa"/>
            <w:gridSpan w:val="2"/>
            <w:vAlign w:val="center"/>
          </w:tcPr>
          <w:p w14:paraId="66D7E3B8"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14:paraId="78835BE8" w14:textId="77777777" w:rsidR="001B644C" w:rsidRPr="00DE2C3C" w:rsidRDefault="001B644C" w:rsidP="00C5751A">
      <w:pPr>
        <w:spacing w:line="360" w:lineRule="auto"/>
        <w:rPr>
          <w:rFonts w:cs="Times New Roman"/>
          <w:sz w:val="28"/>
          <w:szCs w:val="28"/>
        </w:rPr>
      </w:pPr>
    </w:p>
    <w:p w14:paraId="6269C8EB" w14:textId="77777777" w:rsidR="001B644C" w:rsidRPr="00DE2C3C" w:rsidRDefault="001B644C" w:rsidP="00C5751A">
      <w:pPr>
        <w:spacing w:line="360" w:lineRule="auto"/>
        <w:rPr>
          <w:rFonts w:cs="Times New Roman"/>
          <w:sz w:val="28"/>
          <w:szCs w:val="28"/>
        </w:rPr>
      </w:pPr>
    </w:p>
    <w:p w14:paraId="0F4DD709" w14:textId="77777777"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2.4.3.2. </w:t>
      </w:r>
      <w:r w:rsidR="001B644C" w:rsidRPr="00DE2C3C">
        <w:rPr>
          <w:rFonts w:ascii="Times New Roman" w:hAnsi="Times New Roman" w:cs="Times New Roman"/>
          <w:sz w:val="28"/>
          <w:szCs w:val="28"/>
        </w:rPr>
        <w:t>Ca sử dụ</w:t>
      </w:r>
      <w:r w:rsidR="003E0094" w:rsidRPr="00DE2C3C">
        <w:rPr>
          <w:rFonts w:ascii="Times New Roman" w:hAnsi="Times New Roman" w:cs="Times New Roman"/>
          <w:sz w:val="28"/>
          <w:szCs w:val="28"/>
        </w:rPr>
        <w:t>ng thêm nhân viên</w:t>
      </w:r>
    </w:p>
    <w:p w14:paraId="383F2AD1" w14:textId="77777777"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14:paraId="041C12A6" w14:textId="77777777" w:rsidTr="00B157EB">
        <w:trPr>
          <w:trHeight w:val="823"/>
        </w:trPr>
        <w:tc>
          <w:tcPr>
            <w:tcW w:w="2582" w:type="dxa"/>
            <w:vAlign w:val="center"/>
          </w:tcPr>
          <w:p w14:paraId="6A5A76C1"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2B8ABA5C" w14:textId="77777777" w:rsidR="001B644C" w:rsidRPr="00DE2C3C" w:rsidRDefault="003E0094" w:rsidP="00C5751A">
            <w:pPr>
              <w:spacing w:line="360" w:lineRule="auto"/>
              <w:ind w:left="360"/>
              <w:rPr>
                <w:rFonts w:cs="Times New Roman"/>
                <w:sz w:val="28"/>
                <w:szCs w:val="28"/>
              </w:rPr>
            </w:pPr>
            <w:r w:rsidRPr="00DE2C3C">
              <w:rPr>
                <w:rFonts w:cs="Times New Roman"/>
                <w:sz w:val="28"/>
                <w:szCs w:val="28"/>
              </w:rPr>
              <w:t>Thêm nhân viên</w:t>
            </w:r>
          </w:p>
        </w:tc>
      </w:tr>
      <w:tr w:rsidR="001B644C" w:rsidRPr="00DE2C3C" w14:paraId="0AD6E03C" w14:textId="77777777" w:rsidTr="00B157EB">
        <w:trPr>
          <w:trHeight w:val="692"/>
        </w:trPr>
        <w:tc>
          <w:tcPr>
            <w:tcW w:w="2582" w:type="dxa"/>
            <w:vAlign w:val="center"/>
          </w:tcPr>
          <w:p w14:paraId="440418C3"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6C36BBF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14:paraId="4AC3B85C" w14:textId="77777777" w:rsidTr="00B157EB">
        <w:trPr>
          <w:trHeight w:val="692"/>
        </w:trPr>
        <w:tc>
          <w:tcPr>
            <w:tcW w:w="2582" w:type="dxa"/>
            <w:vAlign w:val="center"/>
          </w:tcPr>
          <w:p w14:paraId="70651311" w14:textId="77777777"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14:paraId="709978FF"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14:paraId="65A5AADC" w14:textId="77777777" w:rsidTr="00B157EB">
        <w:trPr>
          <w:trHeight w:val="725"/>
        </w:trPr>
        <w:tc>
          <w:tcPr>
            <w:tcW w:w="2582" w:type="dxa"/>
            <w:vAlign w:val="center"/>
          </w:tcPr>
          <w:p w14:paraId="518486A6"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642E775A"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thêm mộ</w:t>
            </w:r>
            <w:r w:rsidR="003E0094" w:rsidRPr="00DE2C3C">
              <w:rPr>
                <w:rFonts w:cs="Times New Roman"/>
                <w:sz w:val="28"/>
                <w:szCs w:val="28"/>
              </w:rPr>
              <w:t>t nhân viên</w:t>
            </w:r>
            <w:r w:rsidRPr="00DE2C3C">
              <w:rPr>
                <w:rFonts w:cs="Times New Roman"/>
                <w:sz w:val="28"/>
                <w:szCs w:val="28"/>
              </w:rPr>
              <w:t xml:space="preserve"> vào trong hệ thống</w:t>
            </w:r>
          </w:p>
        </w:tc>
      </w:tr>
      <w:tr w:rsidR="001B644C" w:rsidRPr="00DE2C3C" w14:paraId="66C8FFCF" w14:textId="77777777" w:rsidTr="00B157EB">
        <w:trPr>
          <w:trHeight w:val="692"/>
        </w:trPr>
        <w:tc>
          <w:tcPr>
            <w:tcW w:w="2582" w:type="dxa"/>
            <w:vAlign w:val="center"/>
          </w:tcPr>
          <w:p w14:paraId="1F989ABB"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3C74C57C"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14:paraId="18A0B4A8" w14:textId="77777777" w:rsidTr="00B157EB">
        <w:trPr>
          <w:trHeight w:val="692"/>
        </w:trPr>
        <w:tc>
          <w:tcPr>
            <w:tcW w:w="2582" w:type="dxa"/>
            <w:vAlign w:val="center"/>
          </w:tcPr>
          <w:p w14:paraId="480A9944"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59A6A336"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Mộ</w:t>
            </w:r>
            <w:r w:rsidR="003E0094" w:rsidRPr="00DE2C3C">
              <w:rPr>
                <w:rFonts w:cs="Times New Roman"/>
                <w:sz w:val="28"/>
                <w:szCs w:val="28"/>
              </w:rPr>
              <w:t>t nhân viên</w:t>
            </w:r>
            <w:r w:rsidRPr="00DE2C3C">
              <w:rPr>
                <w:rFonts w:cs="Times New Roman"/>
                <w:sz w:val="28"/>
                <w:szCs w:val="28"/>
              </w:rPr>
              <w:t xml:space="preserve"> mới sẽ được thêm vào trong CSDl, hiển thị</w:t>
            </w:r>
            <w:r w:rsidR="003E0094" w:rsidRPr="00DE2C3C">
              <w:rPr>
                <w:rFonts w:cs="Times New Roman"/>
                <w:sz w:val="28"/>
                <w:szCs w:val="28"/>
              </w:rPr>
              <w:t xml:space="preserve"> thông báo thêm nhân viên</w:t>
            </w:r>
            <w:r w:rsidRPr="00DE2C3C">
              <w:rPr>
                <w:rFonts w:cs="Times New Roman"/>
                <w:sz w:val="28"/>
                <w:szCs w:val="28"/>
              </w:rPr>
              <w:t xml:space="preserve"> thành công.</w:t>
            </w:r>
          </w:p>
          <w:p w14:paraId="68D042D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w:t>
            </w:r>
            <w:r w:rsidR="003E0094" w:rsidRPr="00DE2C3C">
              <w:rPr>
                <w:rFonts w:cs="Times New Roman"/>
                <w:sz w:val="28"/>
                <w:szCs w:val="28"/>
              </w:rPr>
              <w:t xml:space="preserve"> thông báo lý do thêm nhân viên</w:t>
            </w:r>
            <w:r w:rsidRPr="00DE2C3C">
              <w:rPr>
                <w:rFonts w:cs="Times New Roman"/>
                <w:sz w:val="28"/>
                <w:szCs w:val="28"/>
              </w:rPr>
              <w:t xml:space="preserve"> không thành công, trạng thái của hệ thống không thay đổi</w:t>
            </w:r>
          </w:p>
        </w:tc>
      </w:tr>
      <w:tr w:rsidR="001B644C" w:rsidRPr="00DE2C3C" w14:paraId="50D48B1A" w14:textId="77777777" w:rsidTr="00B157EB">
        <w:trPr>
          <w:trHeight w:val="692"/>
        </w:trPr>
        <w:tc>
          <w:tcPr>
            <w:tcW w:w="2582" w:type="dxa"/>
            <w:vAlign w:val="center"/>
          </w:tcPr>
          <w:p w14:paraId="683F4B40"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5F36B542"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Tên nhóm cây phải là duy nhất trong hệ thống</w:t>
            </w:r>
          </w:p>
        </w:tc>
      </w:tr>
    </w:tbl>
    <w:p w14:paraId="04E95464" w14:textId="77777777" w:rsidR="001B644C" w:rsidRPr="00DE2C3C" w:rsidRDefault="001B644C" w:rsidP="00C5751A">
      <w:pPr>
        <w:spacing w:line="360" w:lineRule="auto"/>
        <w:rPr>
          <w:rFonts w:cs="Times New Roman"/>
          <w:sz w:val="28"/>
          <w:szCs w:val="28"/>
        </w:rPr>
      </w:pPr>
    </w:p>
    <w:p w14:paraId="0657420B" w14:textId="77777777"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14:paraId="63C7B526" w14:textId="77777777" w:rsidTr="00B157EB">
        <w:trPr>
          <w:trHeight w:val="823"/>
          <w:jc w:val="center"/>
        </w:trPr>
        <w:tc>
          <w:tcPr>
            <w:tcW w:w="4216" w:type="dxa"/>
            <w:gridSpan w:val="2"/>
            <w:vAlign w:val="center"/>
          </w:tcPr>
          <w:p w14:paraId="5C8D5EEF"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14:paraId="367FE6D8"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14:paraId="0FDB14B6" w14:textId="77777777" w:rsidTr="00B157EB">
        <w:trPr>
          <w:trHeight w:val="692"/>
          <w:jc w:val="center"/>
        </w:trPr>
        <w:tc>
          <w:tcPr>
            <w:tcW w:w="4216" w:type="dxa"/>
            <w:gridSpan w:val="2"/>
            <w:vAlign w:val="center"/>
          </w:tcPr>
          <w:p w14:paraId="7F7D53FC"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thêm mới</w:t>
            </w:r>
          </w:p>
        </w:tc>
        <w:tc>
          <w:tcPr>
            <w:tcW w:w="4517" w:type="dxa"/>
            <w:vAlign w:val="center"/>
          </w:tcPr>
          <w:p w14:paraId="060BDAF1"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thêm nhóm cây</w:t>
            </w:r>
          </w:p>
        </w:tc>
      </w:tr>
      <w:tr w:rsidR="001B644C" w:rsidRPr="00DE2C3C" w14:paraId="1CF0B298" w14:textId="77777777" w:rsidTr="00B157EB">
        <w:trPr>
          <w:trHeight w:val="692"/>
          <w:jc w:val="center"/>
        </w:trPr>
        <w:tc>
          <w:tcPr>
            <w:tcW w:w="4216" w:type="dxa"/>
            <w:gridSpan w:val="2"/>
            <w:vAlign w:val="center"/>
          </w:tcPr>
          <w:p w14:paraId="62B656B1"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 nhóm cây, nhấn nút thêm nhóm cây</w:t>
            </w:r>
          </w:p>
        </w:tc>
        <w:tc>
          <w:tcPr>
            <w:tcW w:w="4517" w:type="dxa"/>
            <w:vAlign w:val="center"/>
          </w:tcPr>
          <w:p w14:paraId="0828B692"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thêm nhóm cây</w:t>
            </w:r>
          </w:p>
        </w:tc>
      </w:tr>
      <w:tr w:rsidR="001B644C" w:rsidRPr="00DE2C3C" w14:paraId="48702861" w14:textId="77777777" w:rsidTr="00B157EB">
        <w:trPr>
          <w:trHeight w:val="692"/>
          <w:jc w:val="center"/>
        </w:trPr>
        <w:tc>
          <w:tcPr>
            <w:tcW w:w="4216" w:type="dxa"/>
            <w:gridSpan w:val="2"/>
            <w:vAlign w:val="center"/>
          </w:tcPr>
          <w:p w14:paraId="5900237F"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thêm nhóm cây</w:t>
            </w:r>
          </w:p>
        </w:tc>
        <w:tc>
          <w:tcPr>
            <w:tcW w:w="4517" w:type="dxa"/>
            <w:vAlign w:val="center"/>
          </w:tcPr>
          <w:p w14:paraId="755E9467"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14:paraId="684EE12E" w14:textId="77777777" w:rsidTr="00B157EB">
        <w:trPr>
          <w:trHeight w:val="692"/>
          <w:jc w:val="center"/>
        </w:trPr>
        <w:tc>
          <w:tcPr>
            <w:tcW w:w="4216" w:type="dxa"/>
            <w:gridSpan w:val="2"/>
            <w:vAlign w:val="center"/>
          </w:tcPr>
          <w:p w14:paraId="11C9FFE9" w14:textId="77777777" w:rsidR="001B644C" w:rsidRPr="00DE2C3C" w:rsidRDefault="001B644C" w:rsidP="00C5751A">
            <w:pPr>
              <w:spacing w:line="360" w:lineRule="auto"/>
              <w:ind w:left="360"/>
              <w:rPr>
                <w:rFonts w:cs="Times New Roman"/>
                <w:sz w:val="28"/>
                <w:szCs w:val="28"/>
              </w:rPr>
            </w:pPr>
          </w:p>
        </w:tc>
        <w:tc>
          <w:tcPr>
            <w:tcW w:w="4517" w:type="dxa"/>
            <w:vAlign w:val="center"/>
          </w:tcPr>
          <w:p w14:paraId="0D6B4BFD" w14:textId="77777777" w:rsidR="001B644C" w:rsidRPr="00DE2C3C" w:rsidRDefault="00DC46D3"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thêm nhóm cây vào trong hệ thống, hiển thị thông báo thành công</w:t>
            </w:r>
          </w:p>
        </w:tc>
      </w:tr>
      <w:tr w:rsidR="001B644C" w:rsidRPr="00DE2C3C" w14:paraId="62EC269B" w14:textId="77777777" w:rsidTr="00B157EB">
        <w:trPr>
          <w:trHeight w:val="725"/>
          <w:jc w:val="center"/>
        </w:trPr>
        <w:tc>
          <w:tcPr>
            <w:tcW w:w="8733" w:type="dxa"/>
            <w:gridSpan w:val="3"/>
            <w:vAlign w:val="center"/>
          </w:tcPr>
          <w:p w14:paraId="35218B5C" w14:textId="77777777" w:rsidR="001B644C" w:rsidRPr="00DE2C3C" w:rsidRDefault="001B644C" w:rsidP="00C5751A">
            <w:pPr>
              <w:spacing w:line="360" w:lineRule="auto"/>
              <w:ind w:left="360"/>
              <w:rPr>
                <w:rFonts w:cs="Times New Roman"/>
                <w:sz w:val="28"/>
                <w:szCs w:val="28"/>
              </w:rPr>
            </w:pPr>
          </w:p>
        </w:tc>
      </w:tr>
      <w:tr w:rsidR="001B644C" w:rsidRPr="00DE2C3C" w14:paraId="173607CD" w14:textId="77777777" w:rsidTr="00B157EB">
        <w:trPr>
          <w:trHeight w:val="692"/>
          <w:jc w:val="center"/>
        </w:trPr>
        <w:tc>
          <w:tcPr>
            <w:tcW w:w="2246" w:type="dxa"/>
            <w:vAlign w:val="center"/>
          </w:tcPr>
          <w:p w14:paraId="1891EE83"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3177E82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thêm nhóm cây, yêu cầu thêm nhóm cây mới sẽ không được gửi lên hệ thống</w:t>
            </w:r>
          </w:p>
          <w:p w14:paraId="60116AAB"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Bước 7: nếu thông tin nhóm cây không hợp lệ thì nhóm cây sẽ không được thêm vào trong hệ thống, đồng thời thông báo về lý do không hợp lệ sẽ được hiển thị</w:t>
            </w:r>
          </w:p>
        </w:tc>
      </w:tr>
    </w:tbl>
    <w:p w14:paraId="0ED6099C" w14:textId="77777777" w:rsidR="001B644C" w:rsidRPr="00DE2C3C" w:rsidRDefault="001B644C" w:rsidP="00C5751A">
      <w:pPr>
        <w:spacing w:line="360" w:lineRule="auto"/>
        <w:rPr>
          <w:rFonts w:cs="Times New Roman"/>
          <w:sz w:val="28"/>
          <w:szCs w:val="28"/>
        </w:rPr>
      </w:pPr>
    </w:p>
    <w:p w14:paraId="443B59BF" w14:textId="77777777"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157EB" w:rsidRPr="00DE2C3C">
        <w:rPr>
          <w:rFonts w:ascii="Times New Roman" w:hAnsi="Times New Roman" w:cs="Times New Roman"/>
          <w:sz w:val="28"/>
          <w:szCs w:val="28"/>
        </w:rPr>
        <w:t xml:space="preserve">2.4.3.3. </w:t>
      </w:r>
      <w:r w:rsidR="001B644C" w:rsidRPr="00DE2C3C">
        <w:rPr>
          <w:rFonts w:ascii="Times New Roman" w:hAnsi="Times New Roman" w:cs="Times New Roman"/>
          <w:sz w:val="28"/>
          <w:szCs w:val="28"/>
        </w:rPr>
        <w:t>Ca sử dụng sửa</w:t>
      </w:r>
      <w:r w:rsidR="003E0094" w:rsidRPr="00DE2C3C">
        <w:rPr>
          <w:rFonts w:ascii="Times New Roman" w:hAnsi="Times New Roman" w:cs="Times New Roman"/>
          <w:sz w:val="28"/>
          <w:szCs w:val="28"/>
        </w:rPr>
        <w:t xml:space="preserve"> nhân viên</w:t>
      </w:r>
    </w:p>
    <w:p w14:paraId="33EED771" w14:textId="77777777" w:rsidR="001B644C" w:rsidRPr="00DE2C3C" w:rsidRDefault="001B644C"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1B644C" w:rsidRPr="00DE2C3C" w14:paraId="326D1BAD" w14:textId="77777777" w:rsidTr="00B157EB">
        <w:trPr>
          <w:trHeight w:val="823"/>
        </w:trPr>
        <w:tc>
          <w:tcPr>
            <w:tcW w:w="2582" w:type="dxa"/>
            <w:vAlign w:val="center"/>
          </w:tcPr>
          <w:p w14:paraId="6CCBE8D5"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65B02AF6"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Sửa</w:t>
            </w:r>
            <w:r w:rsidR="003E0094" w:rsidRPr="00DE2C3C">
              <w:rPr>
                <w:rFonts w:cs="Times New Roman"/>
                <w:sz w:val="28"/>
                <w:szCs w:val="28"/>
              </w:rPr>
              <w:t xml:space="preserve"> nhân viên</w:t>
            </w:r>
          </w:p>
        </w:tc>
      </w:tr>
      <w:tr w:rsidR="001B644C" w:rsidRPr="00DE2C3C" w14:paraId="44CE9EE8" w14:textId="77777777" w:rsidTr="00B157EB">
        <w:trPr>
          <w:trHeight w:val="692"/>
        </w:trPr>
        <w:tc>
          <w:tcPr>
            <w:tcW w:w="2582" w:type="dxa"/>
            <w:vAlign w:val="center"/>
          </w:tcPr>
          <w:p w14:paraId="1ECB7C70"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7F719E30"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14:paraId="00C4B57A" w14:textId="77777777" w:rsidTr="00B157EB">
        <w:trPr>
          <w:trHeight w:val="692"/>
        </w:trPr>
        <w:tc>
          <w:tcPr>
            <w:tcW w:w="2582" w:type="dxa"/>
            <w:vAlign w:val="center"/>
          </w:tcPr>
          <w:p w14:paraId="45B313B5" w14:textId="77777777"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14:paraId="0207D00A"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14:paraId="5DB8250D" w14:textId="77777777" w:rsidTr="00B157EB">
        <w:trPr>
          <w:trHeight w:val="725"/>
        </w:trPr>
        <w:tc>
          <w:tcPr>
            <w:tcW w:w="2582" w:type="dxa"/>
            <w:vAlign w:val="center"/>
          </w:tcPr>
          <w:p w14:paraId="1572B263"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6C3238C1"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sửa mộ</w:t>
            </w:r>
            <w:r w:rsidR="003E0094" w:rsidRPr="00DE2C3C">
              <w:rPr>
                <w:rFonts w:cs="Times New Roman"/>
                <w:sz w:val="28"/>
                <w:szCs w:val="28"/>
              </w:rPr>
              <w:t>t nhân viên</w:t>
            </w:r>
            <w:r w:rsidRPr="00DE2C3C">
              <w:rPr>
                <w:rFonts w:cs="Times New Roman"/>
                <w:sz w:val="28"/>
                <w:szCs w:val="28"/>
              </w:rPr>
              <w:t xml:space="preserve"> trong hệ thống</w:t>
            </w:r>
          </w:p>
        </w:tc>
      </w:tr>
      <w:tr w:rsidR="001B644C" w:rsidRPr="00DE2C3C" w14:paraId="449F2517" w14:textId="77777777" w:rsidTr="00B157EB">
        <w:trPr>
          <w:trHeight w:val="692"/>
        </w:trPr>
        <w:tc>
          <w:tcPr>
            <w:tcW w:w="2582" w:type="dxa"/>
            <w:vAlign w:val="center"/>
          </w:tcPr>
          <w:p w14:paraId="7C724726"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1" w:type="dxa"/>
            <w:vAlign w:val="center"/>
          </w:tcPr>
          <w:p w14:paraId="47207E6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14:paraId="7871CDD0" w14:textId="77777777" w:rsidTr="00B157EB">
        <w:trPr>
          <w:trHeight w:val="692"/>
        </w:trPr>
        <w:tc>
          <w:tcPr>
            <w:tcW w:w="2582" w:type="dxa"/>
            <w:vAlign w:val="center"/>
          </w:tcPr>
          <w:p w14:paraId="285EC91C"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57560446"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Thành công: Thông tin về</w:t>
            </w:r>
            <w:r w:rsidR="003E0094" w:rsidRPr="00DE2C3C">
              <w:rPr>
                <w:rFonts w:cs="Times New Roman"/>
                <w:sz w:val="28"/>
                <w:szCs w:val="28"/>
              </w:rPr>
              <w:t xml:space="preserve"> nhân viên</w:t>
            </w:r>
            <w:r w:rsidRPr="00DE2C3C">
              <w:rPr>
                <w:rFonts w:cs="Times New Roman"/>
                <w:sz w:val="28"/>
                <w:szCs w:val="28"/>
              </w:rPr>
              <w:t xml:space="preserve"> sẽ được cập nhật vào trong CSDL, hiển thị thông báo cập nhậ</w:t>
            </w:r>
            <w:r w:rsidR="003E0094" w:rsidRPr="00DE2C3C">
              <w:rPr>
                <w:rFonts w:cs="Times New Roman"/>
                <w:sz w:val="28"/>
                <w:szCs w:val="28"/>
              </w:rPr>
              <w:t>t nhân viên</w:t>
            </w:r>
            <w:r w:rsidRPr="00DE2C3C">
              <w:rPr>
                <w:rFonts w:cs="Times New Roman"/>
                <w:sz w:val="28"/>
                <w:szCs w:val="28"/>
              </w:rPr>
              <w:t xml:space="preserve"> thành công.</w:t>
            </w:r>
          </w:p>
          <w:p w14:paraId="19EEC7C0"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3E0094" w:rsidRPr="00DE2C3C">
              <w:rPr>
                <w:rFonts w:cs="Times New Roman"/>
                <w:sz w:val="28"/>
                <w:szCs w:val="28"/>
              </w:rPr>
              <w:t xml:space="preserve"> nhân viên</w:t>
            </w:r>
            <w:r w:rsidRPr="00DE2C3C">
              <w:rPr>
                <w:rFonts w:cs="Times New Roman"/>
                <w:sz w:val="28"/>
                <w:szCs w:val="28"/>
              </w:rPr>
              <w:t xml:space="preserve"> không thành công, trạng thái của hệ thống không thay đổi</w:t>
            </w:r>
          </w:p>
        </w:tc>
      </w:tr>
      <w:tr w:rsidR="001B644C" w:rsidRPr="00DE2C3C" w14:paraId="2BAF3A6E" w14:textId="77777777" w:rsidTr="00B157EB">
        <w:trPr>
          <w:trHeight w:val="692"/>
        </w:trPr>
        <w:tc>
          <w:tcPr>
            <w:tcW w:w="2582" w:type="dxa"/>
            <w:vAlign w:val="center"/>
          </w:tcPr>
          <w:p w14:paraId="40F1A630"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11816292" w14:textId="77777777" w:rsidR="001B644C" w:rsidRPr="00DE2C3C" w:rsidRDefault="003E0094" w:rsidP="00C5751A">
            <w:pPr>
              <w:spacing w:line="360" w:lineRule="auto"/>
              <w:ind w:left="360"/>
              <w:rPr>
                <w:rFonts w:cs="Times New Roman"/>
                <w:sz w:val="28"/>
                <w:szCs w:val="28"/>
              </w:rPr>
            </w:pPr>
            <w:r w:rsidRPr="00DE2C3C">
              <w:rPr>
                <w:rFonts w:cs="Times New Roman"/>
                <w:sz w:val="28"/>
                <w:szCs w:val="28"/>
              </w:rPr>
              <w:t>Tên đăng nhập của nhân viên</w:t>
            </w:r>
            <w:r w:rsidR="001B644C" w:rsidRPr="00DE2C3C">
              <w:rPr>
                <w:rFonts w:cs="Times New Roman"/>
                <w:sz w:val="28"/>
                <w:szCs w:val="28"/>
              </w:rPr>
              <w:t xml:space="preserve"> phải là duy nhất trong hệ thống</w:t>
            </w:r>
          </w:p>
        </w:tc>
      </w:tr>
    </w:tbl>
    <w:p w14:paraId="7C615B0F" w14:textId="77777777" w:rsidR="001B644C" w:rsidRPr="00DE2C3C" w:rsidRDefault="001B644C" w:rsidP="00C5751A">
      <w:pPr>
        <w:spacing w:line="360" w:lineRule="auto"/>
        <w:rPr>
          <w:rFonts w:cs="Times New Roman"/>
          <w:sz w:val="28"/>
          <w:szCs w:val="28"/>
        </w:rPr>
      </w:pPr>
    </w:p>
    <w:p w14:paraId="3DEF4B21" w14:textId="77777777"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157EB"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14:paraId="0DEE8356" w14:textId="77777777" w:rsidTr="00B157EB">
        <w:trPr>
          <w:trHeight w:val="823"/>
          <w:jc w:val="center"/>
        </w:trPr>
        <w:tc>
          <w:tcPr>
            <w:tcW w:w="4216" w:type="dxa"/>
            <w:gridSpan w:val="2"/>
            <w:vAlign w:val="center"/>
          </w:tcPr>
          <w:p w14:paraId="2022146C"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56762822"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14:paraId="000D1F4D" w14:textId="77777777" w:rsidTr="00B157EB">
        <w:trPr>
          <w:trHeight w:val="692"/>
          <w:jc w:val="center"/>
        </w:trPr>
        <w:tc>
          <w:tcPr>
            <w:tcW w:w="4216" w:type="dxa"/>
            <w:gridSpan w:val="2"/>
            <w:vAlign w:val="center"/>
          </w:tcPr>
          <w:p w14:paraId="12312BB3"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w:t>
            </w:r>
            <w:r w:rsidR="003E0094" w:rsidRPr="00DE2C3C">
              <w:rPr>
                <w:rFonts w:cs="Times New Roman"/>
                <w:sz w:val="28"/>
                <w:szCs w:val="28"/>
              </w:rPr>
              <w:t xml:space="preserve"> nhân viên</w:t>
            </w:r>
            <w:r w:rsidR="001B644C" w:rsidRPr="00DE2C3C">
              <w:rPr>
                <w:rFonts w:cs="Times New Roman"/>
                <w:sz w:val="28"/>
                <w:szCs w:val="28"/>
              </w:rPr>
              <w:t>, chọn</w:t>
            </w:r>
            <w:r w:rsidR="003E0094" w:rsidRPr="00DE2C3C">
              <w:rPr>
                <w:rFonts w:cs="Times New Roman"/>
                <w:sz w:val="28"/>
                <w:szCs w:val="28"/>
              </w:rPr>
              <w:t xml:space="preserve"> nhân viên</w:t>
            </w:r>
            <w:r w:rsidR="001B644C" w:rsidRPr="00DE2C3C">
              <w:rPr>
                <w:rFonts w:cs="Times New Roman"/>
                <w:sz w:val="28"/>
                <w:szCs w:val="28"/>
              </w:rPr>
              <w:t xml:space="preserve"> có trong hệ thống và chọn cập nhật</w:t>
            </w:r>
          </w:p>
        </w:tc>
        <w:tc>
          <w:tcPr>
            <w:tcW w:w="4517" w:type="dxa"/>
            <w:vAlign w:val="center"/>
          </w:tcPr>
          <w:p w14:paraId="03662103"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Hiển thị giao diện sửa</w:t>
            </w:r>
            <w:r w:rsidR="003E0094" w:rsidRPr="00DE2C3C">
              <w:rPr>
                <w:rFonts w:cs="Times New Roman"/>
                <w:sz w:val="28"/>
                <w:szCs w:val="28"/>
              </w:rPr>
              <w:t xml:space="preserve"> nhân viên</w:t>
            </w:r>
          </w:p>
        </w:tc>
      </w:tr>
      <w:tr w:rsidR="001B644C" w:rsidRPr="00DE2C3C" w14:paraId="7ABD6787" w14:textId="77777777" w:rsidTr="00B157EB">
        <w:trPr>
          <w:trHeight w:val="692"/>
          <w:jc w:val="center"/>
        </w:trPr>
        <w:tc>
          <w:tcPr>
            <w:tcW w:w="4216" w:type="dxa"/>
            <w:gridSpan w:val="2"/>
            <w:vAlign w:val="center"/>
          </w:tcPr>
          <w:p w14:paraId="12766AB9"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Nhập thông tin</w:t>
            </w:r>
            <w:r w:rsidR="003E0094" w:rsidRPr="00DE2C3C">
              <w:rPr>
                <w:rFonts w:cs="Times New Roman"/>
                <w:sz w:val="28"/>
                <w:szCs w:val="28"/>
              </w:rPr>
              <w:t xml:space="preserve"> nhân viên</w:t>
            </w:r>
            <w:r w:rsidR="001B644C" w:rsidRPr="00DE2C3C">
              <w:rPr>
                <w:rFonts w:cs="Times New Roman"/>
                <w:sz w:val="28"/>
                <w:szCs w:val="28"/>
              </w:rPr>
              <w:t>, nhấn nút sử</w:t>
            </w:r>
            <w:r w:rsidR="003E0094" w:rsidRPr="00DE2C3C">
              <w:rPr>
                <w:rFonts w:cs="Times New Roman"/>
                <w:sz w:val="28"/>
                <w:szCs w:val="28"/>
              </w:rPr>
              <w:t>a nhân viên</w:t>
            </w:r>
          </w:p>
        </w:tc>
        <w:tc>
          <w:tcPr>
            <w:tcW w:w="4517" w:type="dxa"/>
            <w:vAlign w:val="center"/>
          </w:tcPr>
          <w:p w14:paraId="63E8F2F4"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Yêu cầu xác nhận có muốn sửa</w:t>
            </w:r>
            <w:r w:rsidR="003E0094" w:rsidRPr="00DE2C3C">
              <w:rPr>
                <w:rFonts w:cs="Times New Roman"/>
                <w:sz w:val="28"/>
                <w:szCs w:val="28"/>
              </w:rPr>
              <w:t xml:space="preserve"> nhân viên</w:t>
            </w:r>
          </w:p>
        </w:tc>
      </w:tr>
      <w:tr w:rsidR="001B644C" w:rsidRPr="00DE2C3C" w14:paraId="563CE6F4" w14:textId="77777777" w:rsidTr="00B157EB">
        <w:trPr>
          <w:trHeight w:val="692"/>
          <w:jc w:val="center"/>
        </w:trPr>
        <w:tc>
          <w:tcPr>
            <w:tcW w:w="4216" w:type="dxa"/>
            <w:gridSpan w:val="2"/>
            <w:vAlign w:val="center"/>
          </w:tcPr>
          <w:p w14:paraId="4F399B74"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5. </w:t>
            </w:r>
            <w:r w:rsidR="001B644C" w:rsidRPr="00DE2C3C">
              <w:rPr>
                <w:rFonts w:cs="Times New Roman"/>
                <w:sz w:val="28"/>
                <w:szCs w:val="28"/>
              </w:rPr>
              <w:t>Xác nhận sửa</w:t>
            </w:r>
            <w:r w:rsidR="003E0094" w:rsidRPr="00DE2C3C">
              <w:rPr>
                <w:rFonts w:cs="Times New Roman"/>
                <w:sz w:val="28"/>
                <w:szCs w:val="28"/>
              </w:rPr>
              <w:t xml:space="preserve"> nhân viên</w:t>
            </w:r>
          </w:p>
        </w:tc>
        <w:tc>
          <w:tcPr>
            <w:tcW w:w="4517" w:type="dxa"/>
            <w:vAlign w:val="center"/>
          </w:tcPr>
          <w:p w14:paraId="700DA341"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6. </w:t>
            </w:r>
            <w:r w:rsidR="001B644C" w:rsidRPr="00DE2C3C">
              <w:rPr>
                <w:rFonts w:cs="Times New Roman"/>
                <w:sz w:val="28"/>
                <w:szCs w:val="28"/>
              </w:rPr>
              <w:t>Kiểm tra thông tin có hợp lệ</w:t>
            </w:r>
          </w:p>
        </w:tc>
      </w:tr>
      <w:tr w:rsidR="001B644C" w:rsidRPr="00DE2C3C" w14:paraId="334B2A1A" w14:textId="77777777" w:rsidTr="00B157EB">
        <w:trPr>
          <w:trHeight w:val="692"/>
          <w:jc w:val="center"/>
        </w:trPr>
        <w:tc>
          <w:tcPr>
            <w:tcW w:w="4216" w:type="dxa"/>
            <w:gridSpan w:val="2"/>
            <w:vAlign w:val="center"/>
          </w:tcPr>
          <w:p w14:paraId="7974FFAB" w14:textId="77777777" w:rsidR="001B644C" w:rsidRPr="00DE2C3C" w:rsidRDefault="001B644C" w:rsidP="00C5751A">
            <w:pPr>
              <w:spacing w:line="360" w:lineRule="auto"/>
              <w:ind w:left="360"/>
              <w:rPr>
                <w:rFonts w:cs="Times New Roman"/>
                <w:sz w:val="28"/>
                <w:szCs w:val="28"/>
              </w:rPr>
            </w:pPr>
          </w:p>
        </w:tc>
        <w:tc>
          <w:tcPr>
            <w:tcW w:w="4517" w:type="dxa"/>
            <w:vAlign w:val="center"/>
          </w:tcPr>
          <w:p w14:paraId="18814BF1" w14:textId="77777777" w:rsidR="001B644C" w:rsidRPr="00DE2C3C" w:rsidRDefault="0084146C" w:rsidP="00C5751A">
            <w:pPr>
              <w:spacing w:line="360" w:lineRule="auto"/>
              <w:ind w:left="360"/>
              <w:rPr>
                <w:rFonts w:cs="Times New Roman"/>
                <w:sz w:val="28"/>
                <w:szCs w:val="28"/>
              </w:rPr>
            </w:pPr>
            <w:r w:rsidRPr="00DE2C3C">
              <w:rPr>
                <w:rFonts w:cs="Times New Roman"/>
                <w:sz w:val="28"/>
                <w:szCs w:val="28"/>
              </w:rPr>
              <w:t xml:space="preserve">7. </w:t>
            </w:r>
            <w:r w:rsidR="001B644C" w:rsidRPr="00DE2C3C">
              <w:rPr>
                <w:rFonts w:cs="Times New Roman"/>
                <w:sz w:val="28"/>
                <w:szCs w:val="28"/>
              </w:rPr>
              <w:t>Nếu hợp lệ, thông tin</w:t>
            </w:r>
            <w:r w:rsidR="003E0094" w:rsidRPr="00DE2C3C">
              <w:rPr>
                <w:rFonts w:cs="Times New Roman"/>
                <w:sz w:val="28"/>
                <w:szCs w:val="28"/>
              </w:rPr>
              <w:t xml:space="preserve"> nhân viên</w:t>
            </w:r>
            <w:r w:rsidR="001B644C" w:rsidRPr="00DE2C3C">
              <w:rPr>
                <w:rFonts w:cs="Times New Roman"/>
                <w:sz w:val="28"/>
                <w:szCs w:val="28"/>
              </w:rPr>
              <w:t xml:space="preserve"> sẽ được cập nhật vào trong hệ thống, hiển thị thông báo thành công</w:t>
            </w:r>
          </w:p>
        </w:tc>
      </w:tr>
      <w:tr w:rsidR="001B644C" w:rsidRPr="00DE2C3C" w14:paraId="068A3F53" w14:textId="77777777" w:rsidTr="00B157EB">
        <w:trPr>
          <w:trHeight w:val="725"/>
          <w:jc w:val="center"/>
        </w:trPr>
        <w:tc>
          <w:tcPr>
            <w:tcW w:w="8733" w:type="dxa"/>
            <w:gridSpan w:val="3"/>
            <w:vAlign w:val="center"/>
          </w:tcPr>
          <w:p w14:paraId="659B0135" w14:textId="77777777" w:rsidR="001B644C" w:rsidRPr="00DE2C3C" w:rsidRDefault="001B644C" w:rsidP="00C5751A">
            <w:pPr>
              <w:spacing w:line="360" w:lineRule="auto"/>
              <w:ind w:left="360"/>
              <w:rPr>
                <w:rFonts w:cs="Times New Roman"/>
                <w:sz w:val="28"/>
                <w:szCs w:val="28"/>
              </w:rPr>
            </w:pPr>
          </w:p>
        </w:tc>
      </w:tr>
      <w:tr w:rsidR="001B644C" w:rsidRPr="00DE2C3C" w14:paraId="63058A24" w14:textId="77777777" w:rsidTr="00B157EB">
        <w:trPr>
          <w:trHeight w:val="692"/>
          <w:jc w:val="center"/>
        </w:trPr>
        <w:tc>
          <w:tcPr>
            <w:tcW w:w="2246" w:type="dxa"/>
            <w:vAlign w:val="center"/>
          </w:tcPr>
          <w:p w14:paraId="00AC0A4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6313F9D2"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Bước 5:  người dùng không xác nhận sửa</w:t>
            </w:r>
            <w:r w:rsidR="003E0094" w:rsidRPr="00DE2C3C">
              <w:rPr>
                <w:rFonts w:cs="Times New Roman"/>
                <w:sz w:val="28"/>
                <w:szCs w:val="28"/>
              </w:rPr>
              <w:t xml:space="preserve"> nhân viên</w:t>
            </w:r>
            <w:r w:rsidRPr="00DE2C3C">
              <w:rPr>
                <w:rFonts w:cs="Times New Roman"/>
                <w:sz w:val="28"/>
                <w:szCs w:val="28"/>
              </w:rPr>
              <w:t>, yêu cầu sửa</w:t>
            </w:r>
            <w:r w:rsidR="003E0094" w:rsidRPr="00DE2C3C">
              <w:rPr>
                <w:rFonts w:cs="Times New Roman"/>
                <w:sz w:val="28"/>
                <w:szCs w:val="28"/>
              </w:rPr>
              <w:t xml:space="preserve"> nhân viên</w:t>
            </w:r>
            <w:r w:rsidRPr="00DE2C3C">
              <w:rPr>
                <w:rFonts w:cs="Times New Roman"/>
                <w:sz w:val="28"/>
                <w:szCs w:val="28"/>
              </w:rPr>
              <w:t xml:space="preserve"> sẽ không được gửi lên hệ thống</w:t>
            </w:r>
          </w:p>
          <w:p w14:paraId="1063E2E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lastRenderedPageBreak/>
              <w:t>Bước 7: nếu thông tin</w:t>
            </w:r>
            <w:r w:rsidR="003E0094" w:rsidRPr="00DE2C3C">
              <w:rPr>
                <w:rFonts w:cs="Times New Roman"/>
                <w:sz w:val="28"/>
                <w:szCs w:val="28"/>
              </w:rPr>
              <w:t xml:space="preserve"> nhân viên</w:t>
            </w:r>
            <w:r w:rsidRPr="00DE2C3C">
              <w:rPr>
                <w:rFonts w:cs="Times New Roman"/>
                <w:sz w:val="28"/>
                <w:szCs w:val="28"/>
              </w:rPr>
              <w:t xml:space="preserve"> không hợp lệ thì</w:t>
            </w:r>
            <w:r w:rsidR="003E0094" w:rsidRPr="00DE2C3C">
              <w:rPr>
                <w:rFonts w:cs="Times New Roman"/>
                <w:sz w:val="28"/>
                <w:szCs w:val="28"/>
              </w:rPr>
              <w:t xml:space="preserve"> nhân viên</w:t>
            </w:r>
            <w:r w:rsidRPr="00DE2C3C">
              <w:rPr>
                <w:rFonts w:cs="Times New Roman"/>
                <w:sz w:val="28"/>
                <w:szCs w:val="28"/>
              </w:rPr>
              <w:t xml:space="preserve"> sẽ không được cập nhật vào trong hệ thống, đồng thời thông báo về lý do không hợp lệ sẽ được hiển thị</w:t>
            </w:r>
          </w:p>
        </w:tc>
      </w:tr>
    </w:tbl>
    <w:p w14:paraId="6691846E" w14:textId="77777777" w:rsidR="001B644C" w:rsidRPr="00DE2C3C" w:rsidRDefault="001B644C" w:rsidP="00C5751A">
      <w:pPr>
        <w:spacing w:line="360" w:lineRule="auto"/>
        <w:rPr>
          <w:rFonts w:cs="Times New Roman"/>
          <w:sz w:val="28"/>
          <w:szCs w:val="28"/>
        </w:rPr>
      </w:pPr>
    </w:p>
    <w:p w14:paraId="77926BBD" w14:textId="77777777" w:rsidR="001B644C"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2.4.3.4. </w:t>
      </w:r>
      <w:r w:rsidR="001B644C" w:rsidRPr="00DE2C3C">
        <w:rPr>
          <w:rFonts w:ascii="Times New Roman" w:hAnsi="Times New Roman" w:cs="Times New Roman"/>
          <w:sz w:val="28"/>
          <w:szCs w:val="28"/>
        </w:rPr>
        <w:t>Ca sử dụng xóa</w:t>
      </w:r>
      <w:r w:rsidR="003E0094" w:rsidRPr="00DE2C3C">
        <w:rPr>
          <w:rFonts w:ascii="Times New Roman" w:hAnsi="Times New Roman" w:cs="Times New Roman"/>
          <w:sz w:val="28"/>
          <w:szCs w:val="28"/>
        </w:rPr>
        <w:t xml:space="preserve"> nhân viên</w:t>
      </w:r>
    </w:p>
    <w:p w14:paraId="473C348F" w14:textId="77777777" w:rsidR="00B976B8" w:rsidRPr="00DE2C3C" w:rsidRDefault="00B976B8"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1B644C" w:rsidRPr="00DE2C3C" w14:paraId="1B778E42" w14:textId="77777777" w:rsidTr="00B976B8">
        <w:trPr>
          <w:trHeight w:val="823"/>
        </w:trPr>
        <w:tc>
          <w:tcPr>
            <w:tcW w:w="2583" w:type="dxa"/>
            <w:vAlign w:val="center"/>
          </w:tcPr>
          <w:p w14:paraId="6BB93860"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14:paraId="3BB4A054"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Xóa</w:t>
            </w:r>
            <w:r w:rsidR="003E0094" w:rsidRPr="00DE2C3C">
              <w:rPr>
                <w:rFonts w:cs="Times New Roman"/>
                <w:sz w:val="28"/>
                <w:szCs w:val="28"/>
              </w:rPr>
              <w:t xml:space="preserve"> nhân viên</w:t>
            </w:r>
          </w:p>
        </w:tc>
      </w:tr>
      <w:tr w:rsidR="001B644C" w:rsidRPr="00DE2C3C" w14:paraId="2AF25FB4" w14:textId="77777777" w:rsidTr="00B976B8">
        <w:trPr>
          <w:trHeight w:val="692"/>
        </w:trPr>
        <w:tc>
          <w:tcPr>
            <w:tcW w:w="2583" w:type="dxa"/>
            <w:vAlign w:val="center"/>
          </w:tcPr>
          <w:p w14:paraId="5499485A"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14:paraId="17797E63"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Quản trị viên</w:t>
            </w:r>
          </w:p>
        </w:tc>
      </w:tr>
      <w:tr w:rsidR="001B644C" w:rsidRPr="00DE2C3C" w14:paraId="0CCC0CD0" w14:textId="77777777" w:rsidTr="00B976B8">
        <w:trPr>
          <w:trHeight w:val="692"/>
        </w:trPr>
        <w:tc>
          <w:tcPr>
            <w:tcW w:w="2583" w:type="dxa"/>
            <w:vAlign w:val="center"/>
          </w:tcPr>
          <w:p w14:paraId="2F4E37A9" w14:textId="77777777" w:rsidR="001B644C" w:rsidRPr="00DE2C3C" w:rsidRDefault="001B644C"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14:paraId="66BA1BD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Ca sử dụng đăng nhập</w:t>
            </w:r>
          </w:p>
        </w:tc>
      </w:tr>
      <w:tr w:rsidR="001B644C" w:rsidRPr="00DE2C3C" w14:paraId="64547BCC" w14:textId="77777777" w:rsidTr="00B976B8">
        <w:trPr>
          <w:trHeight w:val="725"/>
        </w:trPr>
        <w:tc>
          <w:tcPr>
            <w:tcW w:w="2583" w:type="dxa"/>
            <w:vAlign w:val="center"/>
          </w:tcPr>
          <w:p w14:paraId="0B143007"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14:paraId="20833351"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Cho phép xóa một</w:t>
            </w:r>
            <w:r w:rsidR="003E0094" w:rsidRPr="00DE2C3C">
              <w:rPr>
                <w:rFonts w:cs="Times New Roman"/>
                <w:sz w:val="28"/>
                <w:szCs w:val="28"/>
              </w:rPr>
              <w:t xml:space="preserve"> nhân viên</w:t>
            </w:r>
            <w:r w:rsidRPr="00DE2C3C">
              <w:rPr>
                <w:rFonts w:cs="Times New Roman"/>
                <w:sz w:val="28"/>
                <w:szCs w:val="28"/>
              </w:rPr>
              <w:t xml:space="preserve"> trong hệ thống</w:t>
            </w:r>
          </w:p>
        </w:tc>
      </w:tr>
      <w:tr w:rsidR="001B644C" w:rsidRPr="00DE2C3C" w14:paraId="12858A05" w14:textId="77777777" w:rsidTr="00B976B8">
        <w:trPr>
          <w:trHeight w:val="692"/>
        </w:trPr>
        <w:tc>
          <w:tcPr>
            <w:tcW w:w="2583" w:type="dxa"/>
            <w:vAlign w:val="center"/>
          </w:tcPr>
          <w:p w14:paraId="181E24FE"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0" w:type="dxa"/>
            <w:vAlign w:val="center"/>
          </w:tcPr>
          <w:p w14:paraId="577DDC9E"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1B644C" w:rsidRPr="00DE2C3C" w14:paraId="36B6616F" w14:textId="77777777" w:rsidTr="00B976B8">
        <w:trPr>
          <w:trHeight w:val="692"/>
        </w:trPr>
        <w:tc>
          <w:tcPr>
            <w:tcW w:w="2583" w:type="dxa"/>
            <w:vAlign w:val="center"/>
          </w:tcPr>
          <w:p w14:paraId="280C9585"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14:paraId="05D0CF89"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 xml:space="preserve">Thành công: </w:t>
            </w:r>
            <w:r w:rsidR="003E0094" w:rsidRPr="00DE2C3C">
              <w:rPr>
                <w:rFonts w:cs="Times New Roman"/>
                <w:sz w:val="28"/>
                <w:szCs w:val="28"/>
              </w:rPr>
              <w:t>nhân viên</w:t>
            </w:r>
            <w:r w:rsidRPr="00DE2C3C">
              <w:rPr>
                <w:rFonts w:cs="Times New Roman"/>
                <w:sz w:val="28"/>
                <w:szCs w:val="28"/>
              </w:rPr>
              <w:t xml:space="preserve"> sẽ bị xóa khỏi hệ thống, hiển thị thông báo xóa</w:t>
            </w:r>
            <w:r w:rsidR="003E0094" w:rsidRPr="00DE2C3C">
              <w:rPr>
                <w:rFonts w:cs="Times New Roman"/>
                <w:sz w:val="28"/>
                <w:szCs w:val="28"/>
              </w:rPr>
              <w:t xml:space="preserve"> nhân viên</w:t>
            </w:r>
            <w:r w:rsidRPr="00DE2C3C">
              <w:rPr>
                <w:rFonts w:cs="Times New Roman"/>
                <w:sz w:val="28"/>
                <w:szCs w:val="28"/>
              </w:rPr>
              <w:t xml:space="preserve"> thành công.</w:t>
            </w:r>
          </w:p>
        </w:tc>
      </w:tr>
      <w:tr w:rsidR="001B644C" w:rsidRPr="00DE2C3C" w14:paraId="0BD20829" w14:textId="77777777" w:rsidTr="00B976B8">
        <w:trPr>
          <w:trHeight w:val="692"/>
        </w:trPr>
        <w:tc>
          <w:tcPr>
            <w:tcW w:w="2583" w:type="dxa"/>
            <w:vAlign w:val="center"/>
          </w:tcPr>
          <w:p w14:paraId="0DC4AEAD"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14:paraId="4D6DE409"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Không có</w:t>
            </w:r>
          </w:p>
        </w:tc>
      </w:tr>
    </w:tbl>
    <w:p w14:paraId="138FCD09" w14:textId="77777777" w:rsidR="001B644C" w:rsidRPr="00DE2C3C" w:rsidRDefault="001B644C" w:rsidP="00C5751A">
      <w:pPr>
        <w:spacing w:line="360" w:lineRule="auto"/>
        <w:rPr>
          <w:rFonts w:cs="Times New Roman"/>
          <w:sz w:val="28"/>
          <w:szCs w:val="28"/>
        </w:rPr>
      </w:pPr>
    </w:p>
    <w:p w14:paraId="0EB99855" w14:textId="77777777" w:rsidR="001B644C" w:rsidRPr="00DE2C3C" w:rsidRDefault="001B644C"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1B644C" w:rsidRPr="00DE2C3C" w14:paraId="72A4C29D" w14:textId="77777777" w:rsidTr="00B976B8">
        <w:trPr>
          <w:trHeight w:val="823"/>
          <w:jc w:val="center"/>
        </w:trPr>
        <w:tc>
          <w:tcPr>
            <w:tcW w:w="4216" w:type="dxa"/>
            <w:gridSpan w:val="2"/>
            <w:vAlign w:val="center"/>
          </w:tcPr>
          <w:p w14:paraId="0115A1FD"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35F427B9" w14:textId="77777777" w:rsidR="001B644C" w:rsidRPr="00DE2C3C" w:rsidRDefault="001B644C"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1B644C" w:rsidRPr="00DE2C3C" w14:paraId="2D06B77A" w14:textId="77777777" w:rsidTr="00B976B8">
        <w:trPr>
          <w:trHeight w:val="692"/>
          <w:jc w:val="center"/>
        </w:trPr>
        <w:tc>
          <w:tcPr>
            <w:tcW w:w="4216" w:type="dxa"/>
            <w:gridSpan w:val="2"/>
            <w:vAlign w:val="center"/>
          </w:tcPr>
          <w:p w14:paraId="35CB079B" w14:textId="77777777"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1. </w:t>
            </w:r>
            <w:r w:rsidR="001B644C" w:rsidRPr="00DE2C3C">
              <w:rPr>
                <w:rFonts w:cs="Times New Roman"/>
                <w:sz w:val="28"/>
                <w:szCs w:val="28"/>
              </w:rPr>
              <w:t>Ở tab nhóm cây, chọn nhóm cây có trong hệ thống và chọn xóa</w:t>
            </w:r>
          </w:p>
        </w:tc>
        <w:tc>
          <w:tcPr>
            <w:tcW w:w="4517" w:type="dxa"/>
            <w:vAlign w:val="center"/>
          </w:tcPr>
          <w:p w14:paraId="48EFA7D7" w14:textId="77777777"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2. </w:t>
            </w:r>
            <w:r w:rsidR="001B644C" w:rsidRPr="00DE2C3C">
              <w:rPr>
                <w:rFonts w:cs="Times New Roman"/>
                <w:sz w:val="28"/>
                <w:szCs w:val="28"/>
              </w:rPr>
              <w:t>Yêu cầu xác nhận có muốn xóa nhóm cây</w:t>
            </w:r>
          </w:p>
        </w:tc>
      </w:tr>
      <w:tr w:rsidR="001B644C" w:rsidRPr="00DE2C3C" w14:paraId="1D9F1D87" w14:textId="77777777" w:rsidTr="00B976B8">
        <w:trPr>
          <w:trHeight w:val="692"/>
          <w:jc w:val="center"/>
        </w:trPr>
        <w:tc>
          <w:tcPr>
            <w:tcW w:w="4216" w:type="dxa"/>
            <w:gridSpan w:val="2"/>
            <w:vAlign w:val="center"/>
          </w:tcPr>
          <w:p w14:paraId="75B98B06" w14:textId="77777777"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3. </w:t>
            </w:r>
            <w:r w:rsidR="001B644C" w:rsidRPr="00DE2C3C">
              <w:rPr>
                <w:rFonts w:cs="Times New Roman"/>
                <w:sz w:val="28"/>
                <w:szCs w:val="28"/>
              </w:rPr>
              <w:t>Xác nhận xóa nhóm cây</w:t>
            </w:r>
          </w:p>
        </w:tc>
        <w:tc>
          <w:tcPr>
            <w:tcW w:w="4517" w:type="dxa"/>
            <w:vAlign w:val="center"/>
          </w:tcPr>
          <w:p w14:paraId="6A175EDC" w14:textId="77777777" w:rsidR="001B644C" w:rsidRPr="00DE2C3C" w:rsidRDefault="003418F4" w:rsidP="00C5751A">
            <w:pPr>
              <w:spacing w:line="360" w:lineRule="auto"/>
              <w:ind w:left="360"/>
              <w:rPr>
                <w:rFonts w:cs="Times New Roman"/>
                <w:sz w:val="28"/>
                <w:szCs w:val="28"/>
              </w:rPr>
            </w:pPr>
            <w:r w:rsidRPr="00DE2C3C">
              <w:rPr>
                <w:rFonts w:cs="Times New Roman"/>
                <w:sz w:val="28"/>
                <w:szCs w:val="28"/>
              </w:rPr>
              <w:t xml:space="preserve">4. </w:t>
            </w:r>
            <w:r w:rsidR="001B644C" w:rsidRPr="00DE2C3C">
              <w:rPr>
                <w:rFonts w:cs="Times New Roman"/>
                <w:sz w:val="28"/>
                <w:szCs w:val="28"/>
              </w:rPr>
              <w:t>nhóm cây sẽ bị xóa khỏi hệ thống, hiển thị thông báo thành công</w:t>
            </w:r>
          </w:p>
        </w:tc>
      </w:tr>
      <w:tr w:rsidR="001B644C" w:rsidRPr="00DE2C3C" w14:paraId="38AD84E0" w14:textId="77777777" w:rsidTr="00B976B8">
        <w:trPr>
          <w:trHeight w:val="725"/>
          <w:jc w:val="center"/>
        </w:trPr>
        <w:tc>
          <w:tcPr>
            <w:tcW w:w="8733" w:type="dxa"/>
            <w:gridSpan w:val="3"/>
            <w:vAlign w:val="center"/>
          </w:tcPr>
          <w:p w14:paraId="7C3C8454" w14:textId="77777777" w:rsidR="001B644C" w:rsidRPr="00DE2C3C" w:rsidRDefault="001B644C" w:rsidP="00C5751A">
            <w:pPr>
              <w:spacing w:line="360" w:lineRule="auto"/>
              <w:ind w:left="360"/>
              <w:rPr>
                <w:rFonts w:cs="Times New Roman"/>
                <w:sz w:val="28"/>
                <w:szCs w:val="28"/>
              </w:rPr>
            </w:pPr>
          </w:p>
        </w:tc>
      </w:tr>
      <w:tr w:rsidR="001B644C" w:rsidRPr="00DE2C3C" w14:paraId="689EAB44" w14:textId="77777777" w:rsidTr="00B976B8">
        <w:trPr>
          <w:trHeight w:val="692"/>
          <w:jc w:val="center"/>
        </w:trPr>
        <w:tc>
          <w:tcPr>
            <w:tcW w:w="2246" w:type="dxa"/>
            <w:vAlign w:val="center"/>
          </w:tcPr>
          <w:p w14:paraId="73CF50AD"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7356EBBD" w14:textId="77777777" w:rsidR="001B644C" w:rsidRPr="00DE2C3C" w:rsidRDefault="001B644C" w:rsidP="00C5751A">
            <w:pPr>
              <w:spacing w:line="360" w:lineRule="auto"/>
              <w:ind w:left="360"/>
              <w:rPr>
                <w:rFonts w:cs="Times New Roman"/>
                <w:sz w:val="28"/>
                <w:szCs w:val="28"/>
              </w:rPr>
            </w:pPr>
            <w:r w:rsidRPr="00DE2C3C">
              <w:rPr>
                <w:rFonts w:cs="Times New Roman"/>
                <w:sz w:val="28"/>
                <w:szCs w:val="28"/>
              </w:rPr>
              <w:t>Bướ</w:t>
            </w:r>
            <w:r w:rsidR="003418F4" w:rsidRPr="00DE2C3C">
              <w:rPr>
                <w:rFonts w:cs="Times New Roman"/>
                <w:sz w:val="28"/>
                <w:szCs w:val="28"/>
              </w:rPr>
              <w:t>c 3</w:t>
            </w:r>
            <w:r w:rsidRPr="00DE2C3C">
              <w:rPr>
                <w:rFonts w:cs="Times New Roman"/>
                <w:sz w:val="28"/>
                <w:szCs w:val="28"/>
              </w:rPr>
              <w:t>:  người dùng không xác nhận xóa nhóm cây, yêu cầu xóa nhóm cây sẽ không được gửi lên hệ thống</w:t>
            </w:r>
          </w:p>
        </w:tc>
      </w:tr>
    </w:tbl>
    <w:p w14:paraId="2A1D486A" w14:textId="77777777" w:rsidR="001110AE" w:rsidRPr="00DE2C3C" w:rsidRDefault="001110AE" w:rsidP="00C5751A">
      <w:pPr>
        <w:spacing w:line="360" w:lineRule="auto"/>
        <w:rPr>
          <w:rFonts w:cs="Times New Roman"/>
          <w:sz w:val="28"/>
          <w:szCs w:val="28"/>
        </w:rPr>
      </w:pPr>
    </w:p>
    <w:p w14:paraId="406FD5E3" w14:textId="77777777" w:rsidR="008319C4"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 </w:t>
      </w:r>
      <w:r w:rsidR="008319C4" w:rsidRPr="00DE2C3C">
        <w:rPr>
          <w:rFonts w:ascii="Times New Roman" w:hAnsi="Times New Roman" w:cs="Times New Roman"/>
          <w:sz w:val="28"/>
          <w:szCs w:val="28"/>
        </w:rPr>
        <w:t>Gói quản lý nhập hàng</w:t>
      </w:r>
    </w:p>
    <w:p w14:paraId="1D6D34F7" w14:textId="77777777"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2.4.4.1. </w:t>
      </w:r>
      <w:r w:rsidR="008319C4" w:rsidRPr="00DE2C3C">
        <w:rPr>
          <w:rFonts w:ascii="Times New Roman" w:hAnsi="Times New Roman" w:cs="Times New Roman"/>
          <w:sz w:val="28"/>
          <w:szCs w:val="28"/>
        </w:rPr>
        <w:t xml:space="preserve">Ca sử dụng tìm kiếm hóa đơn nhập hàng </w:t>
      </w:r>
      <w:proofErr w:type="gramStart"/>
      <w:r w:rsidR="008319C4" w:rsidRPr="00DE2C3C">
        <w:rPr>
          <w:rFonts w:ascii="Times New Roman" w:hAnsi="Times New Roman" w:cs="Times New Roman"/>
          <w:sz w:val="28"/>
          <w:szCs w:val="28"/>
        </w:rPr>
        <w:t>theo</w:t>
      </w:r>
      <w:proofErr w:type="gramEnd"/>
      <w:r w:rsidR="008319C4" w:rsidRPr="00DE2C3C">
        <w:rPr>
          <w:rFonts w:ascii="Times New Roman" w:hAnsi="Times New Roman" w:cs="Times New Roman"/>
          <w:sz w:val="28"/>
          <w:szCs w:val="28"/>
        </w:rPr>
        <w:t xml:space="preserve"> mã hóa đơn</w:t>
      </w:r>
    </w:p>
    <w:p w14:paraId="0195B6DC" w14:textId="77777777"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14:paraId="690951EB" w14:textId="77777777" w:rsidTr="00B976B8">
        <w:trPr>
          <w:trHeight w:val="823"/>
        </w:trPr>
        <w:tc>
          <w:tcPr>
            <w:tcW w:w="2603" w:type="dxa"/>
            <w:vAlign w:val="center"/>
          </w:tcPr>
          <w:p w14:paraId="6794C234"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50EB2C24"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Tìm kiếm hóa đơn nhập hàng theo mã hóa đơn</w:t>
            </w:r>
          </w:p>
        </w:tc>
      </w:tr>
      <w:tr w:rsidR="008319C4" w:rsidRPr="00DE2C3C" w14:paraId="21982871" w14:textId="77777777" w:rsidTr="00B976B8">
        <w:trPr>
          <w:trHeight w:val="692"/>
        </w:trPr>
        <w:tc>
          <w:tcPr>
            <w:tcW w:w="2603" w:type="dxa"/>
            <w:vAlign w:val="center"/>
          </w:tcPr>
          <w:p w14:paraId="25989358"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69594AD1"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14:paraId="6792289C" w14:textId="77777777" w:rsidTr="00B976B8">
        <w:trPr>
          <w:trHeight w:val="692"/>
        </w:trPr>
        <w:tc>
          <w:tcPr>
            <w:tcW w:w="2603" w:type="dxa"/>
            <w:vAlign w:val="center"/>
          </w:tcPr>
          <w:p w14:paraId="65543BD5" w14:textId="77777777"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14:paraId="6B8850D7"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14:paraId="7E8AD785" w14:textId="77777777" w:rsidTr="00B976B8">
        <w:trPr>
          <w:trHeight w:val="725"/>
        </w:trPr>
        <w:tc>
          <w:tcPr>
            <w:tcW w:w="2603" w:type="dxa"/>
            <w:vAlign w:val="center"/>
          </w:tcPr>
          <w:p w14:paraId="6D2CE713"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6EA9AE26"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bằng mã hóa đơn</w:t>
            </w:r>
          </w:p>
        </w:tc>
      </w:tr>
      <w:tr w:rsidR="008319C4" w:rsidRPr="00DE2C3C" w14:paraId="3E7FB0CB" w14:textId="77777777" w:rsidTr="00B976B8">
        <w:trPr>
          <w:trHeight w:val="692"/>
        </w:trPr>
        <w:tc>
          <w:tcPr>
            <w:tcW w:w="2603" w:type="dxa"/>
            <w:vAlign w:val="center"/>
          </w:tcPr>
          <w:p w14:paraId="2F7B02ED"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1D2C1072"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14:paraId="0E2148BD" w14:textId="77777777" w:rsidTr="00B976B8">
        <w:trPr>
          <w:trHeight w:val="692"/>
        </w:trPr>
        <w:tc>
          <w:tcPr>
            <w:tcW w:w="2603" w:type="dxa"/>
            <w:vAlign w:val="center"/>
          </w:tcPr>
          <w:p w14:paraId="43AE2B3F"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0BBDDF04"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Hiển thị danh sách các hóa đơn nhập hàng có mã hóa đơn chứa mã hóa đơn nhập vào tìm kiếm</w:t>
            </w:r>
          </w:p>
        </w:tc>
      </w:tr>
      <w:tr w:rsidR="008319C4" w:rsidRPr="00DE2C3C" w14:paraId="6FD1A7C8" w14:textId="77777777" w:rsidTr="00B976B8">
        <w:trPr>
          <w:trHeight w:val="692"/>
        </w:trPr>
        <w:tc>
          <w:tcPr>
            <w:tcW w:w="2603" w:type="dxa"/>
            <w:vAlign w:val="center"/>
          </w:tcPr>
          <w:p w14:paraId="2DF03B8D"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74294F3C"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14:paraId="591E8E94" w14:textId="77777777" w:rsidR="008319C4" w:rsidRPr="00DE2C3C" w:rsidRDefault="008319C4" w:rsidP="00C5751A">
      <w:pPr>
        <w:spacing w:line="360" w:lineRule="auto"/>
        <w:rPr>
          <w:rFonts w:cs="Times New Roman"/>
          <w:sz w:val="28"/>
          <w:szCs w:val="28"/>
        </w:rPr>
      </w:pPr>
    </w:p>
    <w:p w14:paraId="0450A567" w14:textId="77777777"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8319C4" w:rsidRPr="00DE2C3C" w14:paraId="68A2FCB7" w14:textId="77777777" w:rsidTr="00B976B8">
        <w:trPr>
          <w:trHeight w:val="823"/>
          <w:jc w:val="center"/>
        </w:trPr>
        <w:tc>
          <w:tcPr>
            <w:tcW w:w="4226" w:type="dxa"/>
            <w:gridSpan w:val="2"/>
            <w:vAlign w:val="center"/>
          </w:tcPr>
          <w:p w14:paraId="24E60788"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27BBBF34"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14:paraId="7DB56C71" w14:textId="77777777" w:rsidTr="00B976B8">
        <w:trPr>
          <w:trHeight w:val="692"/>
          <w:jc w:val="center"/>
        </w:trPr>
        <w:tc>
          <w:tcPr>
            <w:tcW w:w="4226" w:type="dxa"/>
            <w:gridSpan w:val="2"/>
            <w:vAlign w:val="center"/>
          </w:tcPr>
          <w:p w14:paraId="4FC5D59E" w14:textId="77777777"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 nhập hàng, nhập mã hóa đơn nhập hàng vào ô tìm kiếm</w:t>
            </w:r>
          </w:p>
        </w:tc>
        <w:tc>
          <w:tcPr>
            <w:tcW w:w="4507" w:type="dxa"/>
            <w:vAlign w:val="center"/>
          </w:tcPr>
          <w:p w14:paraId="73A0DFC5" w14:textId="77777777"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Thực hiện tìm kiếm</w:t>
            </w:r>
          </w:p>
        </w:tc>
      </w:tr>
      <w:tr w:rsidR="008319C4" w:rsidRPr="00DE2C3C" w14:paraId="238CAC91" w14:textId="77777777" w:rsidTr="00B976B8">
        <w:trPr>
          <w:trHeight w:val="692"/>
          <w:jc w:val="center"/>
        </w:trPr>
        <w:tc>
          <w:tcPr>
            <w:tcW w:w="4226" w:type="dxa"/>
            <w:gridSpan w:val="2"/>
            <w:vAlign w:val="center"/>
          </w:tcPr>
          <w:p w14:paraId="340E3033" w14:textId="77777777" w:rsidR="008319C4" w:rsidRPr="00DE2C3C" w:rsidRDefault="008319C4" w:rsidP="00C5751A">
            <w:pPr>
              <w:spacing w:line="360" w:lineRule="auto"/>
              <w:ind w:left="360"/>
              <w:rPr>
                <w:rFonts w:cs="Times New Roman"/>
                <w:sz w:val="28"/>
                <w:szCs w:val="28"/>
              </w:rPr>
            </w:pPr>
          </w:p>
        </w:tc>
        <w:tc>
          <w:tcPr>
            <w:tcW w:w="4507" w:type="dxa"/>
            <w:vAlign w:val="center"/>
          </w:tcPr>
          <w:p w14:paraId="1F5BE5D4" w14:textId="77777777" w:rsidR="008319C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Hiển thị kết quả tìm kiếm</w:t>
            </w:r>
          </w:p>
        </w:tc>
      </w:tr>
      <w:tr w:rsidR="008319C4" w:rsidRPr="00DE2C3C" w14:paraId="2CB09C52" w14:textId="77777777" w:rsidTr="00B976B8">
        <w:trPr>
          <w:trHeight w:val="725"/>
          <w:jc w:val="center"/>
        </w:trPr>
        <w:tc>
          <w:tcPr>
            <w:tcW w:w="8733" w:type="dxa"/>
            <w:gridSpan w:val="3"/>
            <w:vAlign w:val="center"/>
          </w:tcPr>
          <w:p w14:paraId="66C4F324" w14:textId="77777777" w:rsidR="008319C4" w:rsidRPr="00DE2C3C" w:rsidRDefault="008319C4" w:rsidP="00C5751A">
            <w:pPr>
              <w:spacing w:line="360" w:lineRule="auto"/>
              <w:ind w:left="360"/>
              <w:rPr>
                <w:rFonts w:cs="Times New Roman"/>
                <w:sz w:val="28"/>
                <w:szCs w:val="28"/>
              </w:rPr>
            </w:pPr>
          </w:p>
        </w:tc>
      </w:tr>
      <w:tr w:rsidR="008319C4" w:rsidRPr="00DE2C3C" w14:paraId="5D121DD1" w14:textId="77777777" w:rsidTr="00B976B8">
        <w:trPr>
          <w:trHeight w:val="692"/>
          <w:jc w:val="center"/>
        </w:trPr>
        <w:tc>
          <w:tcPr>
            <w:tcW w:w="2262" w:type="dxa"/>
            <w:vAlign w:val="center"/>
          </w:tcPr>
          <w:p w14:paraId="0E69D361"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14:paraId="0CDEDEB3"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Không có</w:t>
            </w:r>
          </w:p>
        </w:tc>
      </w:tr>
    </w:tbl>
    <w:p w14:paraId="1B0EBBE3" w14:textId="77777777" w:rsidR="008319C4" w:rsidRPr="00DE2C3C" w:rsidRDefault="008319C4" w:rsidP="00C5751A">
      <w:pPr>
        <w:spacing w:line="360" w:lineRule="auto"/>
        <w:rPr>
          <w:rFonts w:cs="Times New Roman"/>
          <w:sz w:val="28"/>
          <w:szCs w:val="28"/>
        </w:rPr>
      </w:pPr>
    </w:p>
    <w:p w14:paraId="1F4AA897" w14:textId="77777777" w:rsidR="004E56A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976B8" w:rsidRPr="00DE2C3C">
        <w:rPr>
          <w:rFonts w:ascii="Times New Roman" w:hAnsi="Times New Roman" w:cs="Times New Roman"/>
          <w:sz w:val="28"/>
          <w:szCs w:val="28"/>
        </w:rPr>
        <w:t xml:space="preserve">2.4.4.2. </w:t>
      </w:r>
      <w:r w:rsidR="004E56A4" w:rsidRPr="00DE2C3C">
        <w:rPr>
          <w:rFonts w:ascii="Times New Roman" w:hAnsi="Times New Roman" w:cs="Times New Roman"/>
          <w:sz w:val="28"/>
          <w:szCs w:val="28"/>
        </w:rPr>
        <w:t xml:space="preserve">Ca sử dụng tìm kiếm hóa đơn nhập hàng </w:t>
      </w:r>
      <w:proofErr w:type="gramStart"/>
      <w:r w:rsidR="004E56A4" w:rsidRPr="00DE2C3C">
        <w:rPr>
          <w:rFonts w:ascii="Times New Roman" w:hAnsi="Times New Roman" w:cs="Times New Roman"/>
          <w:sz w:val="28"/>
          <w:szCs w:val="28"/>
        </w:rPr>
        <w:t>theo</w:t>
      </w:r>
      <w:proofErr w:type="gramEnd"/>
      <w:r w:rsidR="004E56A4" w:rsidRPr="00DE2C3C">
        <w:rPr>
          <w:rFonts w:ascii="Times New Roman" w:hAnsi="Times New Roman" w:cs="Times New Roman"/>
          <w:sz w:val="28"/>
          <w:szCs w:val="28"/>
        </w:rPr>
        <w:t xml:space="preserve"> ngày tạo</w:t>
      </w:r>
    </w:p>
    <w:p w14:paraId="0E327A61" w14:textId="77777777" w:rsidR="004E56A4" w:rsidRPr="00DE2C3C" w:rsidRDefault="004E56A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E56A4" w:rsidRPr="00DE2C3C" w14:paraId="35E41292" w14:textId="77777777" w:rsidTr="00B976B8">
        <w:trPr>
          <w:trHeight w:val="823"/>
        </w:trPr>
        <w:tc>
          <w:tcPr>
            <w:tcW w:w="2603" w:type="dxa"/>
            <w:vAlign w:val="center"/>
          </w:tcPr>
          <w:p w14:paraId="418DA6B1"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7240AAC4"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Tìm kiếm hóa đơn nhập hàng theo ngày tạo</w:t>
            </w:r>
          </w:p>
        </w:tc>
      </w:tr>
      <w:tr w:rsidR="004E56A4" w:rsidRPr="00DE2C3C" w14:paraId="67B3845F" w14:textId="77777777" w:rsidTr="00B976B8">
        <w:trPr>
          <w:trHeight w:val="692"/>
        </w:trPr>
        <w:tc>
          <w:tcPr>
            <w:tcW w:w="2603" w:type="dxa"/>
            <w:vAlign w:val="center"/>
          </w:tcPr>
          <w:p w14:paraId="09A93E23"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3CC1890D"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Quản trị viên</w:t>
            </w:r>
          </w:p>
        </w:tc>
      </w:tr>
      <w:tr w:rsidR="004E56A4" w:rsidRPr="00DE2C3C" w14:paraId="1BA06FCE" w14:textId="77777777" w:rsidTr="00B976B8">
        <w:trPr>
          <w:trHeight w:val="692"/>
        </w:trPr>
        <w:tc>
          <w:tcPr>
            <w:tcW w:w="2603" w:type="dxa"/>
            <w:vAlign w:val="center"/>
          </w:tcPr>
          <w:p w14:paraId="6CEA29BE" w14:textId="77777777" w:rsidR="004E56A4" w:rsidRPr="00DE2C3C" w:rsidRDefault="004E56A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14:paraId="6E505A2D"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Ca sử dụng đăng nhập</w:t>
            </w:r>
          </w:p>
        </w:tc>
      </w:tr>
      <w:tr w:rsidR="004E56A4" w:rsidRPr="00DE2C3C" w14:paraId="65BFDE37" w14:textId="77777777" w:rsidTr="00B976B8">
        <w:trPr>
          <w:trHeight w:val="725"/>
        </w:trPr>
        <w:tc>
          <w:tcPr>
            <w:tcW w:w="2603" w:type="dxa"/>
            <w:vAlign w:val="center"/>
          </w:tcPr>
          <w:p w14:paraId="74EDE443"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655AC18B"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Cho phép tìm kiếm một hóa đơn nhập hàng trong hệ thống theo ngày tạo hóa đơn</w:t>
            </w:r>
          </w:p>
        </w:tc>
      </w:tr>
      <w:tr w:rsidR="004E56A4" w:rsidRPr="00DE2C3C" w14:paraId="08C85761" w14:textId="77777777" w:rsidTr="00B976B8">
        <w:trPr>
          <w:trHeight w:val="692"/>
        </w:trPr>
        <w:tc>
          <w:tcPr>
            <w:tcW w:w="2603" w:type="dxa"/>
            <w:vAlign w:val="center"/>
          </w:tcPr>
          <w:p w14:paraId="0CBCD354"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4303EDD8"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E56A4" w:rsidRPr="00DE2C3C" w14:paraId="44DEEA91" w14:textId="77777777" w:rsidTr="00B976B8">
        <w:trPr>
          <w:trHeight w:val="692"/>
        </w:trPr>
        <w:tc>
          <w:tcPr>
            <w:tcW w:w="2603" w:type="dxa"/>
            <w:vAlign w:val="center"/>
          </w:tcPr>
          <w:p w14:paraId="08CCEAE6"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385C380C"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Hiển thị danh sách các hóa đơn nhập hàng đã tạo trong ngày vừa chọn</w:t>
            </w:r>
          </w:p>
        </w:tc>
      </w:tr>
      <w:tr w:rsidR="004E56A4" w:rsidRPr="00DE2C3C" w14:paraId="6D0EF578" w14:textId="77777777" w:rsidTr="00B976B8">
        <w:trPr>
          <w:trHeight w:val="692"/>
        </w:trPr>
        <w:tc>
          <w:tcPr>
            <w:tcW w:w="2603" w:type="dxa"/>
            <w:vAlign w:val="center"/>
          </w:tcPr>
          <w:p w14:paraId="36D99E15"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55926A90"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14:paraId="71EBF0A8" w14:textId="77777777" w:rsidR="004E56A4" w:rsidRPr="00DE2C3C" w:rsidRDefault="004E56A4" w:rsidP="00C5751A">
      <w:pPr>
        <w:spacing w:line="360" w:lineRule="auto"/>
        <w:rPr>
          <w:rFonts w:cs="Times New Roman"/>
          <w:sz w:val="28"/>
          <w:szCs w:val="28"/>
        </w:rPr>
      </w:pPr>
    </w:p>
    <w:p w14:paraId="037C44D0" w14:textId="77777777" w:rsidR="004E56A4" w:rsidRPr="00DE2C3C" w:rsidRDefault="004E56A4" w:rsidP="00C5751A">
      <w:pPr>
        <w:spacing w:line="360" w:lineRule="auto"/>
        <w:rPr>
          <w:rFonts w:cs="Times New Roman"/>
          <w:sz w:val="28"/>
          <w:szCs w:val="28"/>
        </w:rPr>
      </w:pPr>
      <w:r w:rsidRPr="00DE2C3C">
        <w:rPr>
          <w:rFonts w:cs="Times New Roman"/>
          <w:sz w:val="28"/>
          <w:szCs w:val="28"/>
        </w:rPr>
        <w:t>Luồng sự kiệ</w:t>
      </w:r>
      <w:r w:rsidR="00B976B8"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E56A4" w:rsidRPr="00DE2C3C" w14:paraId="73FE358F" w14:textId="77777777" w:rsidTr="00B976B8">
        <w:trPr>
          <w:trHeight w:val="823"/>
          <w:jc w:val="center"/>
        </w:trPr>
        <w:tc>
          <w:tcPr>
            <w:tcW w:w="4226" w:type="dxa"/>
            <w:gridSpan w:val="2"/>
            <w:vAlign w:val="center"/>
          </w:tcPr>
          <w:p w14:paraId="516882B4"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316B1480" w14:textId="77777777" w:rsidR="004E56A4" w:rsidRPr="00DE2C3C" w:rsidRDefault="004E56A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E56A4" w:rsidRPr="00DE2C3C" w14:paraId="5AE43379" w14:textId="77777777" w:rsidTr="00B976B8">
        <w:trPr>
          <w:trHeight w:val="692"/>
          <w:jc w:val="center"/>
        </w:trPr>
        <w:tc>
          <w:tcPr>
            <w:tcW w:w="4226" w:type="dxa"/>
            <w:gridSpan w:val="2"/>
            <w:vAlign w:val="center"/>
          </w:tcPr>
          <w:p w14:paraId="7A599E97" w14:textId="77777777"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1. </w:t>
            </w:r>
            <w:r w:rsidR="004E56A4" w:rsidRPr="00DE2C3C">
              <w:rPr>
                <w:rFonts w:cs="Times New Roman"/>
                <w:sz w:val="28"/>
                <w:szCs w:val="28"/>
              </w:rPr>
              <w:t>Ở tab nhập hàng, lựa chọn ngày tạo hóa đơn nhập hàng</w:t>
            </w:r>
          </w:p>
        </w:tc>
        <w:tc>
          <w:tcPr>
            <w:tcW w:w="4507" w:type="dxa"/>
            <w:vAlign w:val="center"/>
          </w:tcPr>
          <w:p w14:paraId="5B25F992" w14:textId="77777777"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2. </w:t>
            </w:r>
            <w:r w:rsidR="004E56A4" w:rsidRPr="00DE2C3C">
              <w:rPr>
                <w:rFonts w:cs="Times New Roman"/>
                <w:sz w:val="28"/>
                <w:szCs w:val="28"/>
              </w:rPr>
              <w:t>Thực hiện tìm kiếm</w:t>
            </w:r>
          </w:p>
        </w:tc>
      </w:tr>
      <w:tr w:rsidR="004E56A4" w:rsidRPr="00DE2C3C" w14:paraId="02CBFCCE" w14:textId="77777777" w:rsidTr="00B976B8">
        <w:trPr>
          <w:trHeight w:val="692"/>
          <w:jc w:val="center"/>
        </w:trPr>
        <w:tc>
          <w:tcPr>
            <w:tcW w:w="4226" w:type="dxa"/>
            <w:gridSpan w:val="2"/>
            <w:vAlign w:val="center"/>
          </w:tcPr>
          <w:p w14:paraId="7F979633" w14:textId="77777777" w:rsidR="004E56A4" w:rsidRPr="00DE2C3C" w:rsidRDefault="004E56A4" w:rsidP="00C5751A">
            <w:pPr>
              <w:spacing w:line="360" w:lineRule="auto"/>
              <w:ind w:left="360"/>
              <w:rPr>
                <w:rFonts w:cs="Times New Roman"/>
                <w:sz w:val="28"/>
                <w:szCs w:val="28"/>
              </w:rPr>
            </w:pPr>
          </w:p>
        </w:tc>
        <w:tc>
          <w:tcPr>
            <w:tcW w:w="4507" w:type="dxa"/>
            <w:vAlign w:val="center"/>
          </w:tcPr>
          <w:p w14:paraId="756A1C48" w14:textId="77777777" w:rsidR="004E56A4" w:rsidRPr="00DE2C3C" w:rsidRDefault="006D651B" w:rsidP="00C5751A">
            <w:pPr>
              <w:spacing w:line="360" w:lineRule="auto"/>
              <w:ind w:left="360"/>
              <w:rPr>
                <w:rFonts w:cs="Times New Roman"/>
                <w:sz w:val="28"/>
                <w:szCs w:val="28"/>
              </w:rPr>
            </w:pPr>
            <w:r w:rsidRPr="00DE2C3C">
              <w:rPr>
                <w:rFonts w:cs="Times New Roman"/>
                <w:sz w:val="28"/>
                <w:szCs w:val="28"/>
              </w:rPr>
              <w:t xml:space="preserve">3. </w:t>
            </w:r>
            <w:r w:rsidR="004E56A4" w:rsidRPr="00DE2C3C">
              <w:rPr>
                <w:rFonts w:cs="Times New Roman"/>
                <w:sz w:val="28"/>
                <w:szCs w:val="28"/>
              </w:rPr>
              <w:t>Hiển thị kết quả tìm kiếm</w:t>
            </w:r>
          </w:p>
        </w:tc>
      </w:tr>
      <w:tr w:rsidR="004E56A4" w:rsidRPr="00DE2C3C" w14:paraId="43295994" w14:textId="77777777" w:rsidTr="00B976B8">
        <w:trPr>
          <w:trHeight w:val="725"/>
          <w:jc w:val="center"/>
        </w:trPr>
        <w:tc>
          <w:tcPr>
            <w:tcW w:w="8733" w:type="dxa"/>
            <w:gridSpan w:val="3"/>
            <w:vAlign w:val="center"/>
          </w:tcPr>
          <w:p w14:paraId="66AE2E0B" w14:textId="77777777" w:rsidR="004E56A4" w:rsidRPr="00DE2C3C" w:rsidRDefault="004E56A4" w:rsidP="00C5751A">
            <w:pPr>
              <w:spacing w:line="360" w:lineRule="auto"/>
              <w:ind w:left="360"/>
              <w:rPr>
                <w:rFonts w:cs="Times New Roman"/>
                <w:sz w:val="28"/>
                <w:szCs w:val="28"/>
              </w:rPr>
            </w:pPr>
          </w:p>
        </w:tc>
      </w:tr>
      <w:tr w:rsidR="004E56A4" w:rsidRPr="00DE2C3C" w14:paraId="230EE5EF" w14:textId="77777777" w:rsidTr="00B976B8">
        <w:trPr>
          <w:trHeight w:val="692"/>
          <w:jc w:val="center"/>
        </w:trPr>
        <w:tc>
          <w:tcPr>
            <w:tcW w:w="2262" w:type="dxa"/>
            <w:vAlign w:val="center"/>
          </w:tcPr>
          <w:p w14:paraId="245E5DBB"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71" w:type="dxa"/>
            <w:gridSpan w:val="2"/>
            <w:vAlign w:val="center"/>
          </w:tcPr>
          <w:p w14:paraId="533E960A" w14:textId="77777777" w:rsidR="004E56A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14:paraId="0D97D5AC" w14:textId="77777777" w:rsidR="004E56A4" w:rsidRPr="00DE2C3C" w:rsidRDefault="004E56A4" w:rsidP="00C5751A">
      <w:pPr>
        <w:spacing w:line="360" w:lineRule="auto"/>
        <w:rPr>
          <w:rFonts w:cs="Times New Roman"/>
          <w:sz w:val="28"/>
          <w:szCs w:val="28"/>
        </w:rPr>
      </w:pPr>
    </w:p>
    <w:p w14:paraId="14ECE4C7" w14:textId="77777777" w:rsidR="008319C4" w:rsidRPr="00DE2C3C" w:rsidRDefault="008319C4" w:rsidP="00C5751A">
      <w:pPr>
        <w:spacing w:line="360" w:lineRule="auto"/>
        <w:rPr>
          <w:rFonts w:cs="Times New Roman"/>
          <w:sz w:val="28"/>
          <w:szCs w:val="28"/>
        </w:rPr>
      </w:pPr>
    </w:p>
    <w:p w14:paraId="5F117019" w14:textId="77777777"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2.4.4.3. </w:t>
      </w:r>
      <w:r w:rsidR="008319C4" w:rsidRPr="00DE2C3C">
        <w:rPr>
          <w:rFonts w:ascii="Times New Roman" w:hAnsi="Times New Roman" w:cs="Times New Roman"/>
          <w:sz w:val="28"/>
          <w:szCs w:val="28"/>
        </w:rPr>
        <w:t xml:space="preserve">Ca sử dụng </w:t>
      </w:r>
      <w:r w:rsidR="004E56A4" w:rsidRPr="00DE2C3C">
        <w:rPr>
          <w:rFonts w:ascii="Times New Roman" w:hAnsi="Times New Roman" w:cs="Times New Roman"/>
          <w:sz w:val="28"/>
          <w:szCs w:val="28"/>
        </w:rPr>
        <w:t>xem chi tiết hóa đơn nhập hàng</w:t>
      </w:r>
    </w:p>
    <w:p w14:paraId="3B0645B3" w14:textId="77777777"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8319C4" w:rsidRPr="00DE2C3C" w14:paraId="02F78FA5" w14:textId="77777777" w:rsidTr="00BB1991">
        <w:trPr>
          <w:trHeight w:val="823"/>
        </w:trPr>
        <w:tc>
          <w:tcPr>
            <w:tcW w:w="2603" w:type="dxa"/>
            <w:vAlign w:val="center"/>
          </w:tcPr>
          <w:p w14:paraId="7AACBCF7"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4FDA40DF" w14:textId="77777777" w:rsidR="008319C4" w:rsidRPr="00DE2C3C" w:rsidRDefault="004E56A4" w:rsidP="00C5751A">
            <w:pPr>
              <w:spacing w:line="360" w:lineRule="auto"/>
              <w:ind w:left="360"/>
              <w:rPr>
                <w:rFonts w:cs="Times New Roman"/>
                <w:sz w:val="28"/>
                <w:szCs w:val="28"/>
              </w:rPr>
            </w:pPr>
            <w:r w:rsidRPr="00DE2C3C">
              <w:rPr>
                <w:rFonts w:cs="Times New Roman"/>
                <w:sz w:val="28"/>
                <w:szCs w:val="28"/>
              </w:rPr>
              <w:t>Xem chi tiết hóa đơn nhập hàng</w:t>
            </w:r>
          </w:p>
        </w:tc>
      </w:tr>
      <w:tr w:rsidR="008319C4" w:rsidRPr="00DE2C3C" w14:paraId="5768580F" w14:textId="77777777" w:rsidTr="00BB1991">
        <w:trPr>
          <w:trHeight w:val="692"/>
        </w:trPr>
        <w:tc>
          <w:tcPr>
            <w:tcW w:w="2603" w:type="dxa"/>
            <w:vAlign w:val="center"/>
          </w:tcPr>
          <w:p w14:paraId="6E4E5E3E"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4F825E4C"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14:paraId="7F626606" w14:textId="77777777" w:rsidTr="00BB1991">
        <w:trPr>
          <w:trHeight w:val="692"/>
        </w:trPr>
        <w:tc>
          <w:tcPr>
            <w:tcW w:w="2603" w:type="dxa"/>
            <w:vAlign w:val="center"/>
          </w:tcPr>
          <w:p w14:paraId="5907181B" w14:textId="77777777" w:rsidR="008319C4" w:rsidRPr="00DE2C3C" w:rsidRDefault="008319C4"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14:paraId="0034A9CA"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14:paraId="4269DE1D" w14:textId="77777777" w:rsidTr="00BB1991">
        <w:trPr>
          <w:trHeight w:val="725"/>
        </w:trPr>
        <w:tc>
          <w:tcPr>
            <w:tcW w:w="2603" w:type="dxa"/>
            <w:vAlign w:val="center"/>
          </w:tcPr>
          <w:p w14:paraId="7CF0E47F"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407ACF27" w14:textId="77777777" w:rsidR="008319C4" w:rsidRPr="00DE2C3C" w:rsidRDefault="004E56A4" w:rsidP="00C5751A">
            <w:pPr>
              <w:spacing w:line="360" w:lineRule="auto"/>
              <w:ind w:left="360"/>
              <w:rPr>
                <w:rFonts w:cs="Times New Roman"/>
                <w:sz w:val="28"/>
                <w:szCs w:val="28"/>
              </w:rPr>
            </w:pPr>
            <w:r w:rsidRPr="00DE2C3C">
              <w:rPr>
                <w:rFonts w:cs="Times New Roman"/>
                <w:sz w:val="28"/>
                <w:szCs w:val="28"/>
              </w:rPr>
              <w:t>Cho phép người dùng xem chi tiết một hóa đơn nhập hàng đã chọn</w:t>
            </w:r>
          </w:p>
        </w:tc>
      </w:tr>
      <w:tr w:rsidR="008319C4" w:rsidRPr="00DE2C3C" w14:paraId="06617210" w14:textId="77777777" w:rsidTr="00BB1991">
        <w:trPr>
          <w:trHeight w:val="692"/>
        </w:trPr>
        <w:tc>
          <w:tcPr>
            <w:tcW w:w="2603" w:type="dxa"/>
            <w:vAlign w:val="center"/>
          </w:tcPr>
          <w:p w14:paraId="727ADB4B"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6E3BC780"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14:paraId="7A63B152" w14:textId="77777777" w:rsidTr="00BB1991">
        <w:trPr>
          <w:trHeight w:val="692"/>
        </w:trPr>
        <w:tc>
          <w:tcPr>
            <w:tcW w:w="2603" w:type="dxa"/>
            <w:vAlign w:val="center"/>
          </w:tcPr>
          <w:p w14:paraId="63618D54"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3077AE3A" w14:textId="77777777" w:rsidR="008319C4" w:rsidRPr="00DE2C3C" w:rsidRDefault="004E56A4" w:rsidP="00C5751A">
            <w:pPr>
              <w:spacing w:line="360" w:lineRule="auto"/>
              <w:ind w:left="360"/>
              <w:rPr>
                <w:rFonts w:cs="Times New Roman"/>
                <w:sz w:val="28"/>
                <w:szCs w:val="28"/>
              </w:rPr>
            </w:pPr>
            <w:r w:rsidRPr="00DE2C3C">
              <w:rPr>
                <w:rFonts w:cs="Times New Roman"/>
                <w:sz w:val="28"/>
                <w:szCs w:val="28"/>
              </w:rPr>
              <w:t>Hiển thị chi tiết hóa đơn nhập hàng mà người dùng muốn xem</w:t>
            </w:r>
          </w:p>
        </w:tc>
      </w:tr>
      <w:tr w:rsidR="008319C4" w:rsidRPr="00DE2C3C" w14:paraId="66E59DB7" w14:textId="77777777" w:rsidTr="00BB1991">
        <w:trPr>
          <w:trHeight w:val="692"/>
        </w:trPr>
        <w:tc>
          <w:tcPr>
            <w:tcW w:w="2603" w:type="dxa"/>
            <w:vAlign w:val="center"/>
          </w:tcPr>
          <w:p w14:paraId="5D969737"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7533FFB4" w14:textId="77777777" w:rsidR="008319C4" w:rsidRPr="00DE2C3C" w:rsidRDefault="004E56A4" w:rsidP="00C5751A">
            <w:pPr>
              <w:spacing w:line="360" w:lineRule="auto"/>
              <w:ind w:left="360"/>
              <w:rPr>
                <w:rFonts w:cs="Times New Roman"/>
                <w:sz w:val="28"/>
                <w:szCs w:val="28"/>
              </w:rPr>
            </w:pPr>
            <w:r w:rsidRPr="00DE2C3C">
              <w:rPr>
                <w:rFonts w:cs="Times New Roman"/>
                <w:sz w:val="28"/>
                <w:szCs w:val="28"/>
              </w:rPr>
              <w:t>Không có</w:t>
            </w:r>
          </w:p>
        </w:tc>
      </w:tr>
    </w:tbl>
    <w:p w14:paraId="11E0631B" w14:textId="77777777" w:rsidR="008319C4" w:rsidRPr="00DE2C3C" w:rsidRDefault="008319C4" w:rsidP="00C5751A">
      <w:pPr>
        <w:spacing w:line="360" w:lineRule="auto"/>
        <w:rPr>
          <w:rFonts w:cs="Times New Roman"/>
          <w:sz w:val="28"/>
          <w:szCs w:val="28"/>
        </w:rPr>
      </w:pPr>
    </w:p>
    <w:p w14:paraId="6846AC51" w14:textId="77777777"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8319C4" w:rsidRPr="00DE2C3C" w14:paraId="117D2810" w14:textId="77777777" w:rsidTr="00BB1991">
        <w:trPr>
          <w:trHeight w:val="823"/>
          <w:jc w:val="center"/>
        </w:trPr>
        <w:tc>
          <w:tcPr>
            <w:tcW w:w="4216" w:type="dxa"/>
            <w:gridSpan w:val="2"/>
            <w:vAlign w:val="center"/>
          </w:tcPr>
          <w:p w14:paraId="7A4D9163"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0CCF8DBC"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14:paraId="3CFB50D5" w14:textId="77777777" w:rsidTr="00BB1991">
        <w:trPr>
          <w:trHeight w:val="692"/>
          <w:jc w:val="center"/>
        </w:trPr>
        <w:tc>
          <w:tcPr>
            <w:tcW w:w="4216" w:type="dxa"/>
            <w:gridSpan w:val="2"/>
            <w:vAlign w:val="center"/>
          </w:tcPr>
          <w:p w14:paraId="09769B39" w14:textId="77777777"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4E56A4" w:rsidRPr="00DE2C3C">
              <w:rPr>
                <w:rFonts w:cs="Times New Roman"/>
                <w:sz w:val="28"/>
                <w:szCs w:val="28"/>
              </w:rPr>
              <w:t xml:space="preserve"> nhập hàng</w:t>
            </w:r>
            <w:r w:rsidR="008319C4" w:rsidRPr="00DE2C3C">
              <w:rPr>
                <w:rFonts w:cs="Times New Roman"/>
                <w:sz w:val="28"/>
                <w:szCs w:val="28"/>
              </w:rPr>
              <w:t xml:space="preserve">, chọn </w:t>
            </w:r>
            <w:r w:rsidR="004E56A4" w:rsidRPr="00DE2C3C">
              <w:rPr>
                <w:rFonts w:cs="Times New Roman"/>
                <w:sz w:val="28"/>
                <w:szCs w:val="28"/>
              </w:rPr>
              <w:t>một hóa đơn nhập hàng rồi nhấn chi tiết</w:t>
            </w:r>
          </w:p>
        </w:tc>
        <w:tc>
          <w:tcPr>
            <w:tcW w:w="4517" w:type="dxa"/>
            <w:vAlign w:val="center"/>
          </w:tcPr>
          <w:p w14:paraId="262D9008" w14:textId="77777777" w:rsidR="008319C4" w:rsidRPr="00DE2C3C" w:rsidRDefault="00067E8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giao </w:t>
            </w:r>
            <w:r w:rsidR="004E56A4" w:rsidRPr="00DE2C3C">
              <w:rPr>
                <w:rFonts w:cs="Times New Roman"/>
                <w:sz w:val="28"/>
                <w:szCs w:val="28"/>
              </w:rPr>
              <w:t>diện chi tiết hóa đơn</w:t>
            </w:r>
          </w:p>
        </w:tc>
      </w:tr>
      <w:tr w:rsidR="008319C4" w:rsidRPr="00DE2C3C" w14:paraId="3A6E9D39" w14:textId="77777777" w:rsidTr="00BB1991">
        <w:trPr>
          <w:trHeight w:val="725"/>
          <w:jc w:val="center"/>
        </w:trPr>
        <w:tc>
          <w:tcPr>
            <w:tcW w:w="8733" w:type="dxa"/>
            <w:gridSpan w:val="3"/>
            <w:vAlign w:val="center"/>
          </w:tcPr>
          <w:p w14:paraId="1058D1A0" w14:textId="77777777" w:rsidR="008319C4" w:rsidRPr="00DE2C3C" w:rsidRDefault="008319C4" w:rsidP="00C5751A">
            <w:pPr>
              <w:spacing w:line="360" w:lineRule="auto"/>
              <w:ind w:left="360"/>
              <w:rPr>
                <w:rFonts w:cs="Times New Roman"/>
                <w:sz w:val="28"/>
                <w:szCs w:val="28"/>
              </w:rPr>
            </w:pPr>
          </w:p>
        </w:tc>
      </w:tr>
      <w:tr w:rsidR="008319C4" w:rsidRPr="00DE2C3C" w14:paraId="7B7B87B4" w14:textId="77777777" w:rsidTr="00BB1991">
        <w:trPr>
          <w:trHeight w:val="692"/>
          <w:jc w:val="center"/>
        </w:trPr>
        <w:tc>
          <w:tcPr>
            <w:tcW w:w="2245" w:type="dxa"/>
            <w:vAlign w:val="center"/>
          </w:tcPr>
          <w:p w14:paraId="40927317"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14:paraId="4D561BF6" w14:textId="77777777" w:rsidR="008319C4" w:rsidRPr="00DE2C3C" w:rsidRDefault="004E56A4" w:rsidP="00C5751A">
            <w:pPr>
              <w:spacing w:line="360" w:lineRule="auto"/>
              <w:ind w:left="1800"/>
              <w:rPr>
                <w:rFonts w:cs="Times New Roman"/>
                <w:sz w:val="28"/>
                <w:szCs w:val="28"/>
              </w:rPr>
            </w:pPr>
            <w:r w:rsidRPr="00DE2C3C">
              <w:rPr>
                <w:rFonts w:cs="Times New Roman"/>
                <w:sz w:val="28"/>
                <w:szCs w:val="28"/>
              </w:rPr>
              <w:t>Không có</w:t>
            </w:r>
          </w:p>
        </w:tc>
      </w:tr>
    </w:tbl>
    <w:p w14:paraId="4D11EE57" w14:textId="77777777" w:rsidR="008319C4" w:rsidRPr="00DE2C3C" w:rsidRDefault="008319C4" w:rsidP="00C5751A">
      <w:pPr>
        <w:spacing w:line="360" w:lineRule="auto"/>
        <w:rPr>
          <w:rFonts w:cs="Times New Roman"/>
          <w:sz w:val="28"/>
          <w:szCs w:val="28"/>
        </w:rPr>
      </w:pPr>
    </w:p>
    <w:p w14:paraId="43F15373" w14:textId="77777777" w:rsidR="008319C4"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2.4.4.4. </w:t>
      </w:r>
      <w:r w:rsidR="008319C4" w:rsidRPr="00DE2C3C">
        <w:rPr>
          <w:rFonts w:ascii="Times New Roman" w:hAnsi="Times New Roman" w:cs="Times New Roman"/>
          <w:sz w:val="28"/>
          <w:szCs w:val="28"/>
        </w:rPr>
        <w:t xml:space="preserve">Ca sử dụng </w:t>
      </w:r>
      <w:r w:rsidR="00A60373" w:rsidRPr="00DE2C3C">
        <w:rPr>
          <w:rFonts w:ascii="Times New Roman" w:hAnsi="Times New Roman" w:cs="Times New Roman"/>
          <w:sz w:val="28"/>
          <w:szCs w:val="28"/>
        </w:rPr>
        <w:t>thêm hóa đơn nhập hàng</w:t>
      </w:r>
    </w:p>
    <w:p w14:paraId="1C1B466F" w14:textId="77777777" w:rsidR="008319C4" w:rsidRPr="00DE2C3C" w:rsidRDefault="008319C4"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8319C4" w:rsidRPr="00DE2C3C" w14:paraId="3857E540" w14:textId="77777777" w:rsidTr="00BB1991">
        <w:trPr>
          <w:trHeight w:val="823"/>
        </w:trPr>
        <w:tc>
          <w:tcPr>
            <w:tcW w:w="2582" w:type="dxa"/>
            <w:vAlign w:val="center"/>
          </w:tcPr>
          <w:p w14:paraId="5D69DA21"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40E1FA9B" w14:textId="77777777" w:rsidR="008319C4" w:rsidRPr="00DE2C3C" w:rsidRDefault="00A60373" w:rsidP="00C5751A">
            <w:pPr>
              <w:spacing w:line="360" w:lineRule="auto"/>
              <w:ind w:left="360"/>
              <w:rPr>
                <w:rFonts w:cs="Times New Roman"/>
                <w:sz w:val="28"/>
                <w:szCs w:val="28"/>
              </w:rPr>
            </w:pPr>
            <w:r w:rsidRPr="00DE2C3C">
              <w:rPr>
                <w:rFonts w:cs="Times New Roman"/>
                <w:sz w:val="28"/>
                <w:szCs w:val="28"/>
              </w:rPr>
              <w:t>Thêm hóa đơn nhập hàng</w:t>
            </w:r>
          </w:p>
        </w:tc>
      </w:tr>
      <w:tr w:rsidR="008319C4" w:rsidRPr="00DE2C3C" w14:paraId="6D70A7E8" w14:textId="77777777" w:rsidTr="00BB1991">
        <w:trPr>
          <w:trHeight w:val="692"/>
        </w:trPr>
        <w:tc>
          <w:tcPr>
            <w:tcW w:w="2582" w:type="dxa"/>
            <w:vAlign w:val="center"/>
          </w:tcPr>
          <w:p w14:paraId="1F029308"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40CF5806"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Quản trị viên</w:t>
            </w:r>
          </w:p>
        </w:tc>
      </w:tr>
      <w:tr w:rsidR="008319C4" w:rsidRPr="00DE2C3C" w14:paraId="2C2F3FFA" w14:textId="77777777" w:rsidTr="00BB1991">
        <w:trPr>
          <w:trHeight w:val="692"/>
        </w:trPr>
        <w:tc>
          <w:tcPr>
            <w:tcW w:w="2582" w:type="dxa"/>
            <w:vAlign w:val="center"/>
          </w:tcPr>
          <w:p w14:paraId="15E6654C"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14:paraId="42C8CB62"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Ca sử dụng đăng nhập</w:t>
            </w:r>
          </w:p>
        </w:tc>
      </w:tr>
      <w:tr w:rsidR="008319C4" w:rsidRPr="00DE2C3C" w14:paraId="302586E5" w14:textId="77777777" w:rsidTr="00BB1991">
        <w:trPr>
          <w:trHeight w:val="725"/>
        </w:trPr>
        <w:tc>
          <w:tcPr>
            <w:tcW w:w="2582" w:type="dxa"/>
            <w:vAlign w:val="center"/>
          </w:tcPr>
          <w:p w14:paraId="2BB61757"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03AA1CF5"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Cho phép</w:t>
            </w:r>
            <w:r w:rsidR="00A60373" w:rsidRPr="00DE2C3C">
              <w:rPr>
                <w:rFonts w:cs="Times New Roman"/>
                <w:sz w:val="28"/>
                <w:szCs w:val="28"/>
              </w:rPr>
              <w:t xml:space="preserve"> thêm hóa đơn nhập hàng vào</w:t>
            </w:r>
            <w:r w:rsidRPr="00DE2C3C">
              <w:rPr>
                <w:rFonts w:cs="Times New Roman"/>
                <w:sz w:val="28"/>
                <w:szCs w:val="28"/>
              </w:rPr>
              <w:t xml:space="preserve"> trong hệ thống</w:t>
            </w:r>
          </w:p>
        </w:tc>
      </w:tr>
      <w:tr w:rsidR="008319C4" w:rsidRPr="00DE2C3C" w14:paraId="41D919D4" w14:textId="77777777" w:rsidTr="00BB1991">
        <w:trPr>
          <w:trHeight w:val="692"/>
        </w:trPr>
        <w:tc>
          <w:tcPr>
            <w:tcW w:w="2582" w:type="dxa"/>
            <w:vAlign w:val="center"/>
          </w:tcPr>
          <w:p w14:paraId="2AB4D942"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76FF7930"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8319C4" w:rsidRPr="00DE2C3C" w14:paraId="5A38FA7D" w14:textId="77777777" w:rsidTr="00BB1991">
        <w:trPr>
          <w:trHeight w:val="692"/>
        </w:trPr>
        <w:tc>
          <w:tcPr>
            <w:tcW w:w="2582" w:type="dxa"/>
            <w:vAlign w:val="center"/>
          </w:tcPr>
          <w:p w14:paraId="40C0A95D"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3A2E3C56"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Thành công: Thông tin về</w:t>
            </w:r>
            <w:r w:rsidR="00A60373" w:rsidRPr="00DE2C3C">
              <w:rPr>
                <w:rFonts w:cs="Times New Roman"/>
                <w:sz w:val="28"/>
                <w:szCs w:val="28"/>
              </w:rPr>
              <w:t xml:space="preserve"> hóa đơn nhập hàng</w:t>
            </w:r>
            <w:r w:rsidRPr="00DE2C3C">
              <w:rPr>
                <w:rFonts w:cs="Times New Roman"/>
                <w:sz w:val="28"/>
                <w:szCs w:val="28"/>
              </w:rPr>
              <w:t xml:space="preserve"> sẽ được cập nhật vào trong CSDL, hiển thị thông báo</w:t>
            </w:r>
            <w:r w:rsidR="00A60373" w:rsidRPr="00DE2C3C">
              <w:rPr>
                <w:rFonts w:cs="Times New Roman"/>
                <w:sz w:val="28"/>
                <w:szCs w:val="28"/>
              </w:rPr>
              <w:t xml:space="preserve"> thêm hóa đơn nhập hàng</w:t>
            </w:r>
            <w:r w:rsidRPr="00DE2C3C">
              <w:rPr>
                <w:rFonts w:cs="Times New Roman"/>
                <w:sz w:val="28"/>
                <w:szCs w:val="28"/>
              </w:rPr>
              <w:t xml:space="preserve"> thành công.</w:t>
            </w:r>
          </w:p>
          <w:p w14:paraId="1ACD8A22"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 xml:space="preserve">Không thành công: Hiển thị thông báo lý do </w:t>
            </w:r>
            <w:r w:rsidR="00A60373" w:rsidRPr="00DE2C3C">
              <w:rPr>
                <w:rFonts w:cs="Times New Roman"/>
                <w:sz w:val="28"/>
                <w:szCs w:val="28"/>
              </w:rPr>
              <w:t xml:space="preserve">thêm hóa đơn nhập hàng </w:t>
            </w:r>
            <w:r w:rsidRPr="00DE2C3C">
              <w:rPr>
                <w:rFonts w:cs="Times New Roman"/>
                <w:sz w:val="28"/>
                <w:szCs w:val="28"/>
              </w:rPr>
              <w:t>không thành công, trạng thái của hệ thống không thay đổi</w:t>
            </w:r>
          </w:p>
        </w:tc>
      </w:tr>
      <w:tr w:rsidR="008319C4" w:rsidRPr="00DE2C3C" w14:paraId="36347302" w14:textId="77777777" w:rsidTr="00BB1991">
        <w:trPr>
          <w:trHeight w:val="692"/>
        </w:trPr>
        <w:tc>
          <w:tcPr>
            <w:tcW w:w="2582" w:type="dxa"/>
            <w:vAlign w:val="center"/>
          </w:tcPr>
          <w:p w14:paraId="56EE79D5"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15C4B3DA" w14:textId="77777777" w:rsidR="008319C4" w:rsidRPr="00DE2C3C" w:rsidRDefault="00A60373" w:rsidP="00C5751A">
            <w:pPr>
              <w:spacing w:line="360" w:lineRule="auto"/>
              <w:ind w:left="360"/>
              <w:rPr>
                <w:rFonts w:cs="Times New Roman"/>
                <w:sz w:val="28"/>
                <w:szCs w:val="28"/>
              </w:rPr>
            </w:pPr>
            <w:r w:rsidRPr="00DE2C3C">
              <w:rPr>
                <w:rFonts w:cs="Times New Roman"/>
                <w:sz w:val="28"/>
                <w:szCs w:val="28"/>
              </w:rPr>
              <w:t>Không có</w:t>
            </w:r>
          </w:p>
        </w:tc>
      </w:tr>
    </w:tbl>
    <w:p w14:paraId="152CF224" w14:textId="77777777" w:rsidR="008319C4" w:rsidRPr="00DE2C3C" w:rsidRDefault="008319C4" w:rsidP="00C5751A">
      <w:pPr>
        <w:spacing w:line="360" w:lineRule="auto"/>
        <w:rPr>
          <w:rFonts w:cs="Times New Roman"/>
          <w:sz w:val="28"/>
          <w:szCs w:val="28"/>
        </w:rPr>
      </w:pPr>
    </w:p>
    <w:p w14:paraId="7851FD75" w14:textId="77777777" w:rsidR="008319C4" w:rsidRPr="00DE2C3C" w:rsidRDefault="008319C4" w:rsidP="00C5751A">
      <w:pPr>
        <w:spacing w:line="360" w:lineRule="auto"/>
        <w:rPr>
          <w:rFonts w:cs="Times New Roman"/>
          <w:sz w:val="28"/>
          <w:szCs w:val="28"/>
        </w:rPr>
      </w:pPr>
      <w:r w:rsidRPr="00DE2C3C">
        <w:rPr>
          <w:rFonts w:cs="Times New Roman"/>
          <w:sz w:val="28"/>
          <w:szCs w:val="28"/>
        </w:rPr>
        <w:t>Luồng sự kiệ</w:t>
      </w:r>
      <w:r w:rsidR="00BB1991"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8319C4" w:rsidRPr="00DE2C3C" w14:paraId="2490AA67" w14:textId="77777777" w:rsidTr="00BB1991">
        <w:trPr>
          <w:trHeight w:val="823"/>
          <w:jc w:val="center"/>
        </w:trPr>
        <w:tc>
          <w:tcPr>
            <w:tcW w:w="4216" w:type="dxa"/>
            <w:gridSpan w:val="2"/>
            <w:vAlign w:val="center"/>
          </w:tcPr>
          <w:p w14:paraId="7C755C0C"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3D5943F4" w14:textId="77777777" w:rsidR="008319C4" w:rsidRPr="00DE2C3C" w:rsidRDefault="008319C4"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8319C4" w:rsidRPr="00DE2C3C" w14:paraId="68B99C8C" w14:textId="77777777" w:rsidTr="00BB1991">
        <w:trPr>
          <w:trHeight w:val="692"/>
          <w:jc w:val="center"/>
        </w:trPr>
        <w:tc>
          <w:tcPr>
            <w:tcW w:w="4216" w:type="dxa"/>
            <w:gridSpan w:val="2"/>
            <w:vAlign w:val="center"/>
          </w:tcPr>
          <w:p w14:paraId="5CE60530"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8319C4" w:rsidRPr="00DE2C3C">
              <w:rPr>
                <w:rFonts w:cs="Times New Roman"/>
                <w:sz w:val="28"/>
                <w:szCs w:val="28"/>
              </w:rPr>
              <w:t>Ở tab</w:t>
            </w:r>
            <w:r w:rsidR="00A60373" w:rsidRPr="00DE2C3C">
              <w:rPr>
                <w:rFonts w:cs="Times New Roman"/>
                <w:sz w:val="28"/>
                <w:szCs w:val="28"/>
              </w:rPr>
              <w:t xml:space="preserve"> nhập hàng</w:t>
            </w:r>
            <w:r w:rsidR="008319C4" w:rsidRPr="00DE2C3C">
              <w:rPr>
                <w:rFonts w:cs="Times New Roman"/>
                <w:sz w:val="28"/>
                <w:szCs w:val="28"/>
              </w:rPr>
              <w:t xml:space="preserve">, chọn </w:t>
            </w:r>
            <w:r w:rsidR="00A60373" w:rsidRPr="00DE2C3C">
              <w:rPr>
                <w:rFonts w:cs="Times New Roman"/>
                <w:sz w:val="28"/>
                <w:szCs w:val="28"/>
              </w:rPr>
              <w:t>thêm hóa đơn nhập hàng</w:t>
            </w:r>
          </w:p>
        </w:tc>
        <w:tc>
          <w:tcPr>
            <w:tcW w:w="4517" w:type="dxa"/>
            <w:vAlign w:val="center"/>
          </w:tcPr>
          <w:p w14:paraId="7F61DF1F"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8319C4" w:rsidRPr="00DE2C3C">
              <w:rPr>
                <w:rFonts w:cs="Times New Roman"/>
                <w:sz w:val="28"/>
                <w:szCs w:val="28"/>
              </w:rPr>
              <w:t xml:space="preserve">Hiển thị </w:t>
            </w:r>
            <w:r w:rsidR="00A60373" w:rsidRPr="00DE2C3C">
              <w:rPr>
                <w:rFonts w:cs="Times New Roman"/>
                <w:sz w:val="28"/>
                <w:szCs w:val="28"/>
              </w:rPr>
              <w:t>thêm hóa đơn nhập hàng</w:t>
            </w:r>
          </w:p>
        </w:tc>
      </w:tr>
      <w:tr w:rsidR="008319C4" w:rsidRPr="00DE2C3C" w14:paraId="4F19ADAF" w14:textId="77777777" w:rsidTr="00BB1991">
        <w:trPr>
          <w:trHeight w:val="692"/>
          <w:jc w:val="center"/>
        </w:trPr>
        <w:tc>
          <w:tcPr>
            <w:tcW w:w="4216" w:type="dxa"/>
            <w:gridSpan w:val="2"/>
            <w:vAlign w:val="center"/>
          </w:tcPr>
          <w:p w14:paraId="33B7A377"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8319C4" w:rsidRPr="00DE2C3C">
              <w:rPr>
                <w:rFonts w:cs="Times New Roman"/>
                <w:sz w:val="28"/>
                <w:szCs w:val="28"/>
              </w:rPr>
              <w:t xml:space="preserve">Nhập thông tin </w:t>
            </w:r>
            <w:r w:rsidR="00A60373" w:rsidRPr="00DE2C3C">
              <w:rPr>
                <w:rFonts w:cs="Times New Roman"/>
                <w:sz w:val="28"/>
                <w:szCs w:val="28"/>
              </w:rPr>
              <w:t>hóa đơn nhập hàng</w:t>
            </w:r>
          </w:p>
        </w:tc>
        <w:tc>
          <w:tcPr>
            <w:tcW w:w="4517" w:type="dxa"/>
            <w:vAlign w:val="center"/>
          </w:tcPr>
          <w:p w14:paraId="2706E8B2"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8319C4" w:rsidRPr="00DE2C3C">
              <w:rPr>
                <w:rFonts w:cs="Times New Roman"/>
                <w:sz w:val="28"/>
                <w:szCs w:val="28"/>
              </w:rPr>
              <w:t xml:space="preserve">Yêu cầu xác nhận có muốn </w:t>
            </w:r>
            <w:r w:rsidR="004D52BD" w:rsidRPr="00DE2C3C">
              <w:rPr>
                <w:rFonts w:cs="Times New Roman"/>
                <w:sz w:val="28"/>
                <w:szCs w:val="28"/>
              </w:rPr>
              <w:t>thêm hóa đơn nhập hàng</w:t>
            </w:r>
          </w:p>
        </w:tc>
      </w:tr>
      <w:tr w:rsidR="008319C4" w:rsidRPr="00DE2C3C" w14:paraId="26C4D34F" w14:textId="77777777" w:rsidTr="00BB1991">
        <w:trPr>
          <w:trHeight w:val="692"/>
          <w:jc w:val="center"/>
        </w:trPr>
        <w:tc>
          <w:tcPr>
            <w:tcW w:w="4216" w:type="dxa"/>
            <w:gridSpan w:val="2"/>
            <w:vAlign w:val="center"/>
          </w:tcPr>
          <w:p w14:paraId="2728F52F"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8319C4" w:rsidRPr="00DE2C3C">
              <w:rPr>
                <w:rFonts w:cs="Times New Roman"/>
                <w:sz w:val="28"/>
                <w:szCs w:val="28"/>
              </w:rPr>
              <w:t xml:space="preserve">Xác nhận </w:t>
            </w:r>
            <w:r w:rsidR="004D52BD" w:rsidRPr="00DE2C3C">
              <w:rPr>
                <w:rFonts w:cs="Times New Roman"/>
                <w:sz w:val="28"/>
                <w:szCs w:val="28"/>
              </w:rPr>
              <w:t>thêm hóa đơn nhập hàng</w:t>
            </w:r>
          </w:p>
        </w:tc>
        <w:tc>
          <w:tcPr>
            <w:tcW w:w="4517" w:type="dxa"/>
            <w:vAlign w:val="center"/>
          </w:tcPr>
          <w:p w14:paraId="6952C10C"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8319C4" w:rsidRPr="00DE2C3C">
              <w:rPr>
                <w:rFonts w:cs="Times New Roman"/>
                <w:sz w:val="28"/>
                <w:szCs w:val="28"/>
              </w:rPr>
              <w:t>Kiểm tra thông tin có hợp lệ</w:t>
            </w:r>
          </w:p>
        </w:tc>
      </w:tr>
      <w:tr w:rsidR="008319C4" w:rsidRPr="00DE2C3C" w14:paraId="5CA53F31" w14:textId="77777777" w:rsidTr="00BB1991">
        <w:trPr>
          <w:trHeight w:val="692"/>
          <w:jc w:val="center"/>
        </w:trPr>
        <w:tc>
          <w:tcPr>
            <w:tcW w:w="4216" w:type="dxa"/>
            <w:gridSpan w:val="2"/>
            <w:vAlign w:val="center"/>
          </w:tcPr>
          <w:p w14:paraId="67EB5164" w14:textId="77777777" w:rsidR="008319C4" w:rsidRPr="00DE2C3C" w:rsidRDefault="008319C4" w:rsidP="00C5751A">
            <w:pPr>
              <w:spacing w:line="360" w:lineRule="auto"/>
              <w:ind w:left="360"/>
              <w:rPr>
                <w:rFonts w:cs="Times New Roman"/>
                <w:sz w:val="28"/>
                <w:szCs w:val="28"/>
              </w:rPr>
            </w:pPr>
          </w:p>
        </w:tc>
        <w:tc>
          <w:tcPr>
            <w:tcW w:w="4517" w:type="dxa"/>
            <w:vAlign w:val="center"/>
          </w:tcPr>
          <w:p w14:paraId="499E6569" w14:textId="77777777" w:rsidR="008319C4"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8319C4" w:rsidRPr="00DE2C3C">
              <w:rPr>
                <w:rFonts w:cs="Times New Roman"/>
                <w:sz w:val="28"/>
                <w:szCs w:val="28"/>
              </w:rPr>
              <w:t>Nếu hợp lệ, thông tin</w:t>
            </w:r>
            <w:r w:rsidR="004D52BD" w:rsidRPr="00DE2C3C">
              <w:rPr>
                <w:rFonts w:cs="Times New Roman"/>
                <w:sz w:val="28"/>
                <w:szCs w:val="28"/>
              </w:rPr>
              <w:t xml:space="preserve"> hóa đơn nhập hàng</w:t>
            </w:r>
            <w:r w:rsidR="008319C4" w:rsidRPr="00DE2C3C">
              <w:rPr>
                <w:rFonts w:cs="Times New Roman"/>
                <w:sz w:val="28"/>
                <w:szCs w:val="28"/>
              </w:rPr>
              <w:t xml:space="preserve"> sẽ được cập nhật vào trong hệ thống, hiển thị thông báo thành công</w:t>
            </w:r>
          </w:p>
        </w:tc>
      </w:tr>
      <w:tr w:rsidR="008319C4" w:rsidRPr="00DE2C3C" w14:paraId="2E6A501B" w14:textId="77777777" w:rsidTr="00BB1991">
        <w:trPr>
          <w:trHeight w:val="725"/>
          <w:jc w:val="center"/>
        </w:trPr>
        <w:tc>
          <w:tcPr>
            <w:tcW w:w="8733" w:type="dxa"/>
            <w:gridSpan w:val="3"/>
            <w:vAlign w:val="center"/>
          </w:tcPr>
          <w:p w14:paraId="4A7610AB" w14:textId="77777777" w:rsidR="008319C4" w:rsidRPr="00DE2C3C" w:rsidRDefault="008319C4" w:rsidP="00C5751A">
            <w:pPr>
              <w:spacing w:line="360" w:lineRule="auto"/>
              <w:ind w:left="360"/>
              <w:rPr>
                <w:rFonts w:cs="Times New Roman"/>
                <w:sz w:val="28"/>
                <w:szCs w:val="28"/>
              </w:rPr>
            </w:pPr>
          </w:p>
        </w:tc>
      </w:tr>
      <w:tr w:rsidR="008319C4" w:rsidRPr="00DE2C3C" w14:paraId="3221A6CB" w14:textId="77777777" w:rsidTr="00BB1991">
        <w:trPr>
          <w:trHeight w:val="692"/>
          <w:jc w:val="center"/>
        </w:trPr>
        <w:tc>
          <w:tcPr>
            <w:tcW w:w="2246" w:type="dxa"/>
            <w:vAlign w:val="center"/>
          </w:tcPr>
          <w:p w14:paraId="3F8FE96F"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0EFB280F"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Bước 5:  người dùng không xác nhận</w:t>
            </w:r>
            <w:r w:rsidR="004D52BD" w:rsidRPr="00DE2C3C">
              <w:rPr>
                <w:rFonts w:cs="Times New Roman"/>
                <w:sz w:val="28"/>
                <w:szCs w:val="28"/>
              </w:rPr>
              <w:t xml:space="preserve"> thêm hóa đơn nhập hàng</w:t>
            </w:r>
            <w:r w:rsidRPr="00DE2C3C">
              <w:rPr>
                <w:rFonts w:cs="Times New Roman"/>
                <w:sz w:val="28"/>
                <w:szCs w:val="28"/>
              </w:rPr>
              <w:t>, yêu cầu</w:t>
            </w:r>
            <w:r w:rsidR="004D52BD" w:rsidRPr="00DE2C3C">
              <w:rPr>
                <w:rFonts w:cs="Times New Roman"/>
                <w:sz w:val="28"/>
                <w:szCs w:val="28"/>
              </w:rPr>
              <w:t xml:space="preserve"> thêm hóa đơn nhập hàng</w:t>
            </w:r>
            <w:r w:rsidRPr="00DE2C3C">
              <w:rPr>
                <w:rFonts w:cs="Times New Roman"/>
                <w:sz w:val="28"/>
                <w:szCs w:val="28"/>
              </w:rPr>
              <w:t xml:space="preserve"> sẽ không được gửi lên hệ thống</w:t>
            </w:r>
          </w:p>
          <w:p w14:paraId="543C8E08" w14:textId="77777777" w:rsidR="008319C4" w:rsidRPr="00DE2C3C" w:rsidRDefault="008319C4" w:rsidP="00C5751A">
            <w:pPr>
              <w:spacing w:line="360" w:lineRule="auto"/>
              <w:ind w:left="360"/>
              <w:rPr>
                <w:rFonts w:cs="Times New Roman"/>
                <w:sz w:val="28"/>
                <w:szCs w:val="28"/>
              </w:rPr>
            </w:pPr>
            <w:r w:rsidRPr="00DE2C3C">
              <w:rPr>
                <w:rFonts w:cs="Times New Roman"/>
                <w:sz w:val="28"/>
                <w:szCs w:val="28"/>
              </w:rPr>
              <w:t>Bước 7: nếu thông tin</w:t>
            </w:r>
            <w:r w:rsidR="004D52BD" w:rsidRPr="00DE2C3C">
              <w:rPr>
                <w:rFonts w:cs="Times New Roman"/>
                <w:sz w:val="28"/>
                <w:szCs w:val="28"/>
              </w:rPr>
              <w:t xml:space="preserve"> hóa đơn nhập hàng</w:t>
            </w:r>
            <w:r w:rsidRPr="00DE2C3C">
              <w:rPr>
                <w:rFonts w:cs="Times New Roman"/>
                <w:sz w:val="28"/>
                <w:szCs w:val="28"/>
              </w:rPr>
              <w:t xml:space="preserve"> không hợp lệ thì</w:t>
            </w:r>
            <w:r w:rsidR="004D52BD" w:rsidRPr="00DE2C3C">
              <w:rPr>
                <w:rFonts w:cs="Times New Roman"/>
                <w:sz w:val="28"/>
                <w:szCs w:val="28"/>
              </w:rPr>
              <w:t xml:space="preserve"> hóa đơn nhập hàng</w:t>
            </w:r>
            <w:r w:rsidRPr="00DE2C3C">
              <w:rPr>
                <w:rFonts w:cs="Times New Roman"/>
                <w:sz w:val="28"/>
                <w:szCs w:val="28"/>
              </w:rPr>
              <w:t xml:space="preserve"> sẽ không được cập nhật vào trong hệ thống, đồng thời thông báo về lý do không hợp lệ sẽ được hiển thị</w:t>
            </w:r>
          </w:p>
        </w:tc>
      </w:tr>
    </w:tbl>
    <w:p w14:paraId="50088413" w14:textId="77777777" w:rsidR="008319C4" w:rsidRPr="00DE2C3C" w:rsidRDefault="008319C4" w:rsidP="00C5751A">
      <w:pPr>
        <w:spacing w:line="360" w:lineRule="auto"/>
        <w:rPr>
          <w:rFonts w:cs="Times New Roman"/>
          <w:sz w:val="28"/>
          <w:szCs w:val="28"/>
        </w:rPr>
      </w:pPr>
    </w:p>
    <w:p w14:paraId="71BFADEF" w14:textId="77777777" w:rsidR="004D52BD"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B1991" w:rsidRPr="00DE2C3C">
        <w:rPr>
          <w:rFonts w:ascii="Times New Roman" w:hAnsi="Times New Roman" w:cs="Times New Roman"/>
          <w:sz w:val="28"/>
          <w:szCs w:val="28"/>
        </w:rPr>
        <w:t xml:space="preserve">2.4.5. </w:t>
      </w:r>
      <w:r w:rsidR="004D52BD" w:rsidRPr="00DE2C3C">
        <w:rPr>
          <w:rFonts w:ascii="Times New Roman" w:hAnsi="Times New Roman" w:cs="Times New Roman"/>
          <w:sz w:val="28"/>
          <w:szCs w:val="28"/>
        </w:rPr>
        <w:t>Gói quản lý xuất hàng</w:t>
      </w:r>
    </w:p>
    <w:p w14:paraId="61808C47" w14:textId="77777777"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2.4.5.1.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mã hóa đơn</w:t>
      </w:r>
    </w:p>
    <w:p w14:paraId="1B9273B6" w14:textId="77777777"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14:paraId="2A529254" w14:textId="77777777" w:rsidTr="00FF129C">
        <w:trPr>
          <w:trHeight w:val="823"/>
        </w:trPr>
        <w:tc>
          <w:tcPr>
            <w:tcW w:w="2603" w:type="dxa"/>
            <w:vAlign w:val="center"/>
          </w:tcPr>
          <w:p w14:paraId="5C6DC084"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797F7904"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mã hóa đơn</w:t>
            </w:r>
          </w:p>
        </w:tc>
      </w:tr>
      <w:tr w:rsidR="004D52BD" w:rsidRPr="00DE2C3C" w14:paraId="3F509ED1" w14:textId="77777777" w:rsidTr="00FF129C">
        <w:trPr>
          <w:trHeight w:val="692"/>
        </w:trPr>
        <w:tc>
          <w:tcPr>
            <w:tcW w:w="2603" w:type="dxa"/>
            <w:vAlign w:val="center"/>
          </w:tcPr>
          <w:p w14:paraId="3CC46E5E"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56CADB6C"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14:paraId="6E0C3E38" w14:textId="77777777" w:rsidTr="00FF129C">
        <w:trPr>
          <w:trHeight w:val="692"/>
        </w:trPr>
        <w:tc>
          <w:tcPr>
            <w:tcW w:w="2603" w:type="dxa"/>
            <w:vAlign w:val="center"/>
          </w:tcPr>
          <w:p w14:paraId="12E996F0" w14:textId="77777777"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14:paraId="265034F4"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14:paraId="416EBFE0" w14:textId="77777777" w:rsidTr="00FF129C">
        <w:trPr>
          <w:trHeight w:val="725"/>
        </w:trPr>
        <w:tc>
          <w:tcPr>
            <w:tcW w:w="2603" w:type="dxa"/>
            <w:vAlign w:val="center"/>
          </w:tcPr>
          <w:p w14:paraId="66BBD26B"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4E843840"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bằng mã hóa đơn</w:t>
            </w:r>
          </w:p>
        </w:tc>
      </w:tr>
      <w:tr w:rsidR="004D52BD" w:rsidRPr="00DE2C3C" w14:paraId="66BB981B" w14:textId="77777777" w:rsidTr="00FF129C">
        <w:trPr>
          <w:trHeight w:val="692"/>
        </w:trPr>
        <w:tc>
          <w:tcPr>
            <w:tcW w:w="2603" w:type="dxa"/>
            <w:vAlign w:val="center"/>
          </w:tcPr>
          <w:p w14:paraId="50C3B8EF"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7F9A8A61"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14:paraId="2B487263" w14:textId="77777777" w:rsidTr="00FF129C">
        <w:trPr>
          <w:trHeight w:val="692"/>
        </w:trPr>
        <w:tc>
          <w:tcPr>
            <w:tcW w:w="2603" w:type="dxa"/>
            <w:vAlign w:val="center"/>
          </w:tcPr>
          <w:p w14:paraId="45C7412A"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081BBDAE"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có mã hóa đơn chứ</w:t>
            </w:r>
            <w:r w:rsidR="00DC5459" w:rsidRPr="00DE2C3C">
              <w:rPr>
                <w:rFonts w:cs="Times New Roman"/>
                <w:sz w:val="28"/>
                <w:szCs w:val="28"/>
              </w:rPr>
              <w:t>a mã hóa đơn xuất hàng</w:t>
            </w:r>
            <w:r w:rsidRPr="00DE2C3C">
              <w:rPr>
                <w:rFonts w:cs="Times New Roman"/>
                <w:sz w:val="28"/>
                <w:szCs w:val="28"/>
              </w:rPr>
              <w:t xml:space="preserve"> vào tìm kiếm</w:t>
            </w:r>
          </w:p>
        </w:tc>
      </w:tr>
      <w:tr w:rsidR="004D52BD" w:rsidRPr="00DE2C3C" w14:paraId="0AA43157" w14:textId="77777777" w:rsidTr="00FF129C">
        <w:trPr>
          <w:trHeight w:val="692"/>
        </w:trPr>
        <w:tc>
          <w:tcPr>
            <w:tcW w:w="2603" w:type="dxa"/>
            <w:vAlign w:val="center"/>
          </w:tcPr>
          <w:p w14:paraId="1558FFF5"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Yêu cầu đặc biệt</w:t>
            </w:r>
          </w:p>
        </w:tc>
        <w:tc>
          <w:tcPr>
            <w:tcW w:w="6130" w:type="dxa"/>
            <w:vAlign w:val="center"/>
          </w:tcPr>
          <w:p w14:paraId="12601221"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580596AB" w14:textId="77777777" w:rsidR="004D52BD" w:rsidRPr="00DE2C3C" w:rsidRDefault="004D52BD" w:rsidP="00C5751A">
      <w:pPr>
        <w:spacing w:line="360" w:lineRule="auto"/>
        <w:rPr>
          <w:rFonts w:cs="Times New Roman"/>
          <w:sz w:val="28"/>
          <w:szCs w:val="28"/>
        </w:rPr>
      </w:pPr>
    </w:p>
    <w:p w14:paraId="69720392" w14:textId="77777777" w:rsidR="004D52BD" w:rsidRPr="00DE2C3C" w:rsidRDefault="004D52BD" w:rsidP="00C5751A">
      <w:pPr>
        <w:spacing w:line="360" w:lineRule="auto"/>
        <w:rPr>
          <w:rFonts w:cs="Times New Roman"/>
          <w:sz w:val="28"/>
          <w:szCs w:val="28"/>
        </w:rPr>
      </w:pPr>
      <w:r w:rsidRPr="00DE2C3C">
        <w:rPr>
          <w:rFonts w:cs="Times New Roman"/>
          <w:sz w:val="28"/>
          <w:szCs w:val="28"/>
        </w:rPr>
        <w:t>Luồng sự kiện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14:paraId="5615D2D5" w14:textId="77777777" w:rsidTr="00FF129C">
        <w:trPr>
          <w:trHeight w:val="823"/>
          <w:jc w:val="center"/>
        </w:trPr>
        <w:tc>
          <w:tcPr>
            <w:tcW w:w="4226" w:type="dxa"/>
            <w:gridSpan w:val="2"/>
            <w:vAlign w:val="center"/>
          </w:tcPr>
          <w:p w14:paraId="55FFF5FE"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578CF813"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14:paraId="71CA7735" w14:textId="77777777" w:rsidTr="00FF129C">
        <w:trPr>
          <w:trHeight w:val="692"/>
          <w:jc w:val="center"/>
        </w:trPr>
        <w:tc>
          <w:tcPr>
            <w:tcW w:w="4226" w:type="dxa"/>
            <w:gridSpan w:val="2"/>
            <w:vAlign w:val="center"/>
          </w:tcPr>
          <w:p w14:paraId="1E461EBB"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nhập mã hóa đơn</w:t>
            </w:r>
            <w:r w:rsidR="00DC5459" w:rsidRPr="00DE2C3C">
              <w:rPr>
                <w:rFonts w:cs="Times New Roman"/>
                <w:sz w:val="28"/>
                <w:szCs w:val="28"/>
              </w:rPr>
              <w:t xml:space="preserve"> xuất</w:t>
            </w:r>
            <w:r w:rsidR="004D52BD" w:rsidRPr="00DE2C3C">
              <w:rPr>
                <w:rFonts w:cs="Times New Roman"/>
                <w:sz w:val="28"/>
                <w:szCs w:val="28"/>
              </w:rPr>
              <w:t xml:space="preserve"> hàng vào ô tìm kiếm</w:t>
            </w:r>
          </w:p>
        </w:tc>
        <w:tc>
          <w:tcPr>
            <w:tcW w:w="4507" w:type="dxa"/>
            <w:vAlign w:val="center"/>
          </w:tcPr>
          <w:p w14:paraId="0315AE40"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14:paraId="7597BDDA" w14:textId="77777777" w:rsidTr="00FF129C">
        <w:trPr>
          <w:trHeight w:val="692"/>
          <w:jc w:val="center"/>
        </w:trPr>
        <w:tc>
          <w:tcPr>
            <w:tcW w:w="4226" w:type="dxa"/>
            <w:gridSpan w:val="2"/>
            <w:vAlign w:val="center"/>
          </w:tcPr>
          <w:p w14:paraId="7F4C21AA" w14:textId="77777777" w:rsidR="004D52BD" w:rsidRPr="00DE2C3C" w:rsidRDefault="004D52BD" w:rsidP="00C5751A">
            <w:pPr>
              <w:spacing w:line="360" w:lineRule="auto"/>
              <w:ind w:left="360"/>
              <w:rPr>
                <w:rFonts w:cs="Times New Roman"/>
                <w:sz w:val="28"/>
                <w:szCs w:val="28"/>
              </w:rPr>
            </w:pPr>
          </w:p>
        </w:tc>
        <w:tc>
          <w:tcPr>
            <w:tcW w:w="4507" w:type="dxa"/>
            <w:vAlign w:val="center"/>
          </w:tcPr>
          <w:p w14:paraId="26B47FCE"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14:paraId="1CD92039" w14:textId="77777777" w:rsidTr="00FF129C">
        <w:trPr>
          <w:trHeight w:val="725"/>
          <w:jc w:val="center"/>
        </w:trPr>
        <w:tc>
          <w:tcPr>
            <w:tcW w:w="8733" w:type="dxa"/>
            <w:gridSpan w:val="3"/>
            <w:vAlign w:val="center"/>
          </w:tcPr>
          <w:p w14:paraId="595B40FD" w14:textId="77777777" w:rsidR="004D52BD" w:rsidRPr="00DE2C3C" w:rsidRDefault="004D52BD" w:rsidP="00C5751A">
            <w:pPr>
              <w:spacing w:line="360" w:lineRule="auto"/>
              <w:ind w:left="360"/>
              <w:rPr>
                <w:rFonts w:cs="Times New Roman"/>
                <w:sz w:val="28"/>
                <w:szCs w:val="28"/>
              </w:rPr>
            </w:pPr>
          </w:p>
        </w:tc>
      </w:tr>
      <w:tr w:rsidR="004D52BD" w:rsidRPr="00DE2C3C" w14:paraId="6DDF5B66" w14:textId="77777777" w:rsidTr="00FF129C">
        <w:trPr>
          <w:trHeight w:val="692"/>
          <w:jc w:val="center"/>
        </w:trPr>
        <w:tc>
          <w:tcPr>
            <w:tcW w:w="2262" w:type="dxa"/>
            <w:vAlign w:val="center"/>
          </w:tcPr>
          <w:p w14:paraId="50B5FD47"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14:paraId="70C26D13"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2CC24EAB" w14:textId="77777777" w:rsidR="004D52BD" w:rsidRPr="00DE2C3C" w:rsidRDefault="004D52BD" w:rsidP="00C5751A">
      <w:pPr>
        <w:spacing w:line="360" w:lineRule="auto"/>
        <w:rPr>
          <w:rFonts w:cs="Times New Roman"/>
          <w:sz w:val="28"/>
          <w:szCs w:val="28"/>
        </w:rPr>
      </w:pPr>
    </w:p>
    <w:p w14:paraId="3550BE47" w14:textId="77777777"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2.4.5.2. </w:t>
      </w:r>
      <w:r w:rsidR="004D52BD" w:rsidRPr="00DE2C3C">
        <w:rPr>
          <w:rFonts w:ascii="Times New Roman" w:hAnsi="Times New Roman" w:cs="Times New Roman"/>
          <w:sz w:val="28"/>
          <w:szCs w:val="28"/>
        </w:rPr>
        <w:t xml:space="preserve">Ca sử dụng tìm kiếm </w:t>
      </w:r>
      <w:r w:rsidR="00DC5459" w:rsidRPr="00DE2C3C">
        <w:rPr>
          <w:rFonts w:ascii="Times New Roman" w:hAnsi="Times New Roman" w:cs="Times New Roman"/>
          <w:sz w:val="28"/>
          <w:szCs w:val="28"/>
        </w:rPr>
        <w:t>hóa đơn xuất</w:t>
      </w:r>
      <w:r w:rsidR="004D52BD" w:rsidRPr="00DE2C3C">
        <w:rPr>
          <w:rFonts w:ascii="Times New Roman" w:hAnsi="Times New Roman" w:cs="Times New Roman"/>
          <w:sz w:val="28"/>
          <w:szCs w:val="28"/>
        </w:rPr>
        <w:t xml:space="preserve"> hàng </w:t>
      </w:r>
      <w:proofErr w:type="gramStart"/>
      <w:r w:rsidR="004D52BD" w:rsidRPr="00DE2C3C">
        <w:rPr>
          <w:rFonts w:ascii="Times New Roman" w:hAnsi="Times New Roman" w:cs="Times New Roman"/>
          <w:sz w:val="28"/>
          <w:szCs w:val="28"/>
        </w:rPr>
        <w:t>theo</w:t>
      </w:r>
      <w:proofErr w:type="gramEnd"/>
      <w:r w:rsidR="004D52BD" w:rsidRPr="00DE2C3C">
        <w:rPr>
          <w:rFonts w:ascii="Times New Roman" w:hAnsi="Times New Roman" w:cs="Times New Roman"/>
          <w:sz w:val="28"/>
          <w:szCs w:val="28"/>
        </w:rPr>
        <w:t xml:space="preserve"> ngày tạo</w:t>
      </w:r>
    </w:p>
    <w:p w14:paraId="75A0808F" w14:textId="77777777"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14:paraId="18766553" w14:textId="77777777" w:rsidTr="00FF129C">
        <w:trPr>
          <w:trHeight w:val="823"/>
        </w:trPr>
        <w:tc>
          <w:tcPr>
            <w:tcW w:w="2603" w:type="dxa"/>
            <w:vAlign w:val="center"/>
          </w:tcPr>
          <w:p w14:paraId="2970D4D4"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68A18BA0"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Tìm kiếm </w:t>
            </w:r>
            <w:r w:rsidR="00DC5459" w:rsidRPr="00DE2C3C">
              <w:rPr>
                <w:rFonts w:cs="Times New Roman"/>
                <w:sz w:val="28"/>
                <w:szCs w:val="28"/>
              </w:rPr>
              <w:t>hóa đơn xuất</w:t>
            </w:r>
            <w:r w:rsidRPr="00DE2C3C">
              <w:rPr>
                <w:rFonts w:cs="Times New Roman"/>
                <w:sz w:val="28"/>
                <w:szCs w:val="28"/>
              </w:rPr>
              <w:t xml:space="preserve"> hàng theo ngày tạo</w:t>
            </w:r>
          </w:p>
        </w:tc>
      </w:tr>
      <w:tr w:rsidR="004D52BD" w:rsidRPr="00DE2C3C" w14:paraId="5EEB941A" w14:textId="77777777" w:rsidTr="00FF129C">
        <w:trPr>
          <w:trHeight w:val="692"/>
        </w:trPr>
        <w:tc>
          <w:tcPr>
            <w:tcW w:w="2603" w:type="dxa"/>
            <w:vAlign w:val="center"/>
          </w:tcPr>
          <w:p w14:paraId="1119DFB8"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28A86306"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14:paraId="6BF8B835" w14:textId="77777777" w:rsidTr="00FF129C">
        <w:trPr>
          <w:trHeight w:val="692"/>
        </w:trPr>
        <w:tc>
          <w:tcPr>
            <w:tcW w:w="2603" w:type="dxa"/>
            <w:vAlign w:val="center"/>
          </w:tcPr>
          <w:p w14:paraId="0E9D88C2" w14:textId="77777777"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14:paraId="4C942FC0"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14:paraId="7B620FA0" w14:textId="77777777" w:rsidTr="00FF129C">
        <w:trPr>
          <w:trHeight w:val="725"/>
        </w:trPr>
        <w:tc>
          <w:tcPr>
            <w:tcW w:w="2603" w:type="dxa"/>
            <w:vAlign w:val="center"/>
          </w:tcPr>
          <w:p w14:paraId="3FBFB2D4"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383C464F"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tìm kiếm một</w:t>
            </w:r>
            <w:r w:rsidR="00DC5459" w:rsidRPr="00DE2C3C">
              <w:rPr>
                <w:rFonts w:cs="Times New Roman"/>
                <w:sz w:val="28"/>
                <w:szCs w:val="28"/>
              </w:rPr>
              <w:t xml:space="preserve"> hóa đơn xuất</w:t>
            </w:r>
            <w:r w:rsidRPr="00DE2C3C">
              <w:rPr>
                <w:rFonts w:cs="Times New Roman"/>
                <w:sz w:val="28"/>
                <w:szCs w:val="28"/>
              </w:rPr>
              <w:t xml:space="preserve"> hàng trong hệ thống theo ngày tạo hóa đơn</w:t>
            </w:r>
          </w:p>
        </w:tc>
      </w:tr>
      <w:tr w:rsidR="004D52BD" w:rsidRPr="00DE2C3C" w14:paraId="7A622BE3" w14:textId="77777777" w:rsidTr="00FF129C">
        <w:trPr>
          <w:trHeight w:val="692"/>
        </w:trPr>
        <w:tc>
          <w:tcPr>
            <w:tcW w:w="2603" w:type="dxa"/>
            <w:vAlign w:val="center"/>
          </w:tcPr>
          <w:p w14:paraId="7BFE5F8A"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68A4190E"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14:paraId="23BBAC4D" w14:textId="77777777" w:rsidTr="00FF129C">
        <w:trPr>
          <w:trHeight w:val="692"/>
        </w:trPr>
        <w:tc>
          <w:tcPr>
            <w:tcW w:w="2603" w:type="dxa"/>
            <w:vAlign w:val="center"/>
          </w:tcPr>
          <w:p w14:paraId="233AA2B2"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1B804AA0"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Hiển thị </w:t>
            </w:r>
            <w:r w:rsidR="00DC5459" w:rsidRPr="00DE2C3C">
              <w:rPr>
                <w:rFonts w:cs="Times New Roman"/>
                <w:sz w:val="28"/>
                <w:szCs w:val="28"/>
              </w:rPr>
              <w:t>danh sách các hóa đơn xuất</w:t>
            </w:r>
            <w:r w:rsidRPr="00DE2C3C">
              <w:rPr>
                <w:rFonts w:cs="Times New Roman"/>
                <w:sz w:val="28"/>
                <w:szCs w:val="28"/>
              </w:rPr>
              <w:t xml:space="preserve"> hàng đã tạo trong ngày vừa chọn</w:t>
            </w:r>
          </w:p>
        </w:tc>
      </w:tr>
      <w:tr w:rsidR="004D52BD" w:rsidRPr="00DE2C3C" w14:paraId="14215745" w14:textId="77777777" w:rsidTr="00FF129C">
        <w:trPr>
          <w:trHeight w:val="692"/>
        </w:trPr>
        <w:tc>
          <w:tcPr>
            <w:tcW w:w="2603" w:type="dxa"/>
            <w:vAlign w:val="center"/>
          </w:tcPr>
          <w:p w14:paraId="71CDC715"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7E5B6AE9"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5E1DB7D3" w14:textId="77777777" w:rsidR="004D52BD" w:rsidRPr="00DE2C3C" w:rsidRDefault="004D52BD" w:rsidP="00C5751A">
      <w:pPr>
        <w:spacing w:line="360" w:lineRule="auto"/>
        <w:rPr>
          <w:rFonts w:cs="Times New Roman"/>
          <w:sz w:val="28"/>
          <w:szCs w:val="28"/>
        </w:rPr>
      </w:pPr>
    </w:p>
    <w:p w14:paraId="3521F79D" w14:textId="77777777" w:rsidR="004D52BD" w:rsidRPr="00DE2C3C" w:rsidRDefault="004D52BD" w:rsidP="00C5751A">
      <w:pPr>
        <w:spacing w:line="360" w:lineRule="auto"/>
        <w:rPr>
          <w:rFonts w:cs="Times New Roman"/>
          <w:sz w:val="28"/>
          <w:szCs w:val="28"/>
        </w:rPr>
      </w:pPr>
      <w:r w:rsidRPr="00DE2C3C">
        <w:rPr>
          <w:rFonts w:cs="Times New Roman"/>
          <w:sz w:val="28"/>
          <w:szCs w:val="28"/>
        </w:rPr>
        <w:lastRenderedPageBreak/>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4D52BD" w:rsidRPr="00DE2C3C" w14:paraId="3450A837" w14:textId="77777777" w:rsidTr="00FF129C">
        <w:trPr>
          <w:trHeight w:val="823"/>
          <w:jc w:val="center"/>
        </w:trPr>
        <w:tc>
          <w:tcPr>
            <w:tcW w:w="4226" w:type="dxa"/>
            <w:gridSpan w:val="2"/>
            <w:vAlign w:val="center"/>
          </w:tcPr>
          <w:p w14:paraId="73251354"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706380CA"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14:paraId="3A2BE1F0" w14:textId="77777777" w:rsidTr="00FF129C">
        <w:trPr>
          <w:trHeight w:val="692"/>
          <w:jc w:val="center"/>
        </w:trPr>
        <w:tc>
          <w:tcPr>
            <w:tcW w:w="4226" w:type="dxa"/>
            <w:gridSpan w:val="2"/>
            <w:vAlign w:val="center"/>
          </w:tcPr>
          <w:p w14:paraId="15520FF0"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w:t>
            </w:r>
            <w:r w:rsidR="00DC5459" w:rsidRPr="00DE2C3C">
              <w:rPr>
                <w:rFonts w:cs="Times New Roman"/>
                <w:sz w:val="28"/>
                <w:szCs w:val="28"/>
              </w:rPr>
              <w:t xml:space="preserve"> tab hóa đơn</w:t>
            </w:r>
            <w:r w:rsidR="004D52BD" w:rsidRPr="00DE2C3C">
              <w:rPr>
                <w:rFonts w:cs="Times New Roman"/>
                <w:sz w:val="28"/>
                <w:szCs w:val="28"/>
              </w:rPr>
              <w:t>, lựa chọn ngày tạ</w:t>
            </w:r>
            <w:r w:rsidR="00DC5459" w:rsidRPr="00DE2C3C">
              <w:rPr>
                <w:rFonts w:cs="Times New Roman"/>
                <w:sz w:val="28"/>
                <w:szCs w:val="28"/>
              </w:rPr>
              <w:t>o hóa đơn xuất</w:t>
            </w:r>
            <w:r w:rsidR="004D52BD" w:rsidRPr="00DE2C3C">
              <w:rPr>
                <w:rFonts w:cs="Times New Roman"/>
                <w:sz w:val="28"/>
                <w:szCs w:val="28"/>
              </w:rPr>
              <w:t xml:space="preserve"> hàng</w:t>
            </w:r>
          </w:p>
        </w:tc>
        <w:tc>
          <w:tcPr>
            <w:tcW w:w="4507" w:type="dxa"/>
            <w:vAlign w:val="center"/>
          </w:tcPr>
          <w:p w14:paraId="083A2862"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Thực hiện tìm kiếm</w:t>
            </w:r>
          </w:p>
        </w:tc>
      </w:tr>
      <w:tr w:rsidR="004D52BD" w:rsidRPr="00DE2C3C" w14:paraId="67CE3A40" w14:textId="77777777" w:rsidTr="00FF129C">
        <w:trPr>
          <w:trHeight w:val="692"/>
          <w:jc w:val="center"/>
        </w:trPr>
        <w:tc>
          <w:tcPr>
            <w:tcW w:w="4226" w:type="dxa"/>
            <w:gridSpan w:val="2"/>
            <w:vAlign w:val="center"/>
          </w:tcPr>
          <w:p w14:paraId="40877FB7" w14:textId="77777777" w:rsidR="004D52BD" w:rsidRPr="00DE2C3C" w:rsidRDefault="004D52BD" w:rsidP="00C5751A">
            <w:pPr>
              <w:spacing w:line="360" w:lineRule="auto"/>
              <w:ind w:left="360"/>
              <w:rPr>
                <w:rFonts w:cs="Times New Roman"/>
                <w:sz w:val="28"/>
                <w:szCs w:val="28"/>
              </w:rPr>
            </w:pPr>
          </w:p>
        </w:tc>
        <w:tc>
          <w:tcPr>
            <w:tcW w:w="4507" w:type="dxa"/>
            <w:vAlign w:val="center"/>
          </w:tcPr>
          <w:p w14:paraId="293B6CEB"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Hiển thị kết quả tìm kiếm</w:t>
            </w:r>
          </w:p>
        </w:tc>
      </w:tr>
      <w:tr w:rsidR="004D52BD" w:rsidRPr="00DE2C3C" w14:paraId="538363EF" w14:textId="77777777" w:rsidTr="00FF129C">
        <w:trPr>
          <w:trHeight w:val="725"/>
          <w:jc w:val="center"/>
        </w:trPr>
        <w:tc>
          <w:tcPr>
            <w:tcW w:w="8733" w:type="dxa"/>
            <w:gridSpan w:val="3"/>
            <w:vAlign w:val="center"/>
          </w:tcPr>
          <w:p w14:paraId="6D9DA302" w14:textId="77777777" w:rsidR="004D52BD" w:rsidRPr="00DE2C3C" w:rsidRDefault="004D52BD" w:rsidP="00C5751A">
            <w:pPr>
              <w:spacing w:line="360" w:lineRule="auto"/>
              <w:ind w:left="360"/>
              <w:rPr>
                <w:rFonts w:cs="Times New Roman"/>
                <w:sz w:val="28"/>
                <w:szCs w:val="28"/>
              </w:rPr>
            </w:pPr>
          </w:p>
        </w:tc>
      </w:tr>
      <w:tr w:rsidR="004D52BD" w:rsidRPr="00DE2C3C" w14:paraId="1BB0F8D2" w14:textId="77777777" w:rsidTr="00FF129C">
        <w:trPr>
          <w:trHeight w:val="692"/>
          <w:jc w:val="center"/>
        </w:trPr>
        <w:tc>
          <w:tcPr>
            <w:tcW w:w="2262" w:type="dxa"/>
            <w:vAlign w:val="center"/>
          </w:tcPr>
          <w:p w14:paraId="729DAA5A"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14:paraId="259D396E"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6F464B2E" w14:textId="77777777" w:rsidR="004D52BD" w:rsidRPr="00DE2C3C" w:rsidRDefault="004D52BD" w:rsidP="00C5751A">
      <w:pPr>
        <w:spacing w:line="360" w:lineRule="auto"/>
        <w:rPr>
          <w:rFonts w:cs="Times New Roman"/>
          <w:sz w:val="28"/>
          <w:szCs w:val="28"/>
        </w:rPr>
      </w:pPr>
    </w:p>
    <w:p w14:paraId="76BF1B12" w14:textId="77777777" w:rsidR="004D52BD"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2.4.5.3. </w:t>
      </w:r>
      <w:r w:rsidR="004D52BD" w:rsidRPr="00DE2C3C">
        <w:rPr>
          <w:rFonts w:ascii="Times New Roman" w:hAnsi="Times New Roman" w:cs="Times New Roman"/>
          <w:sz w:val="28"/>
          <w:szCs w:val="28"/>
        </w:rPr>
        <w:t>Ca sử dụng xem chi tiết hóa đơn</w:t>
      </w:r>
      <w:r w:rsidR="00DC5459" w:rsidRPr="00DE2C3C">
        <w:rPr>
          <w:rFonts w:ascii="Times New Roman" w:hAnsi="Times New Roman" w:cs="Times New Roman"/>
          <w:sz w:val="28"/>
          <w:szCs w:val="28"/>
        </w:rPr>
        <w:t xml:space="preserve"> xuất</w:t>
      </w:r>
      <w:r w:rsidR="004D52BD" w:rsidRPr="00DE2C3C">
        <w:rPr>
          <w:rFonts w:ascii="Times New Roman" w:hAnsi="Times New Roman" w:cs="Times New Roman"/>
          <w:sz w:val="28"/>
          <w:szCs w:val="28"/>
        </w:rPr>
        <w:t xml:space="preserve"> hàng</w:t>
      </w:r>
    </w:p>
    <w:p w14:paraId="1C7E6904" w14:textId="77777777"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4D52BD" w:rsidRPr="00DE2C3C" w14:paraId="3F833B4A" w14:textId="77777777" w:rsidTr="00FF129C">
        <w:trPr>
          <w:trHeight w:val="823"/>
        </w:trPr>
        <w:tc>
          <w:tcPr>
            <w:tcW w:w="2603" w:type="dxa"/>
            <w:vAlign w:val="center"/>
          </w:tcPr>
          <w:p w14:paraId="388F9273"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76F21101"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Xem chi tiết hóa đơn</w:t>
            </w:r>
            <w:r w:rsidR="00DC5459" w:rsidRPr="00DE2C3C">
              <w:rPr>
                <w:rFonts w:cs="Times New Roman"/>
                <w:sz w:val="28"/>
                <w:szCs w:val="28"/>
              </w:rPr>
              <w:t xml:space="preserve"> xuất</w:t>
            </w:r>
            <w:r w:rsidRPr="00DE2C3C">
              <w:rPr>
                <w:rFonts w:cs="Times New Roman"/>
                <w:sz w:val="28"/>
                <w:szCs w:val="28"/>
              </w:rPr>
              <w:t xml:space="preserve"> hàng</w:t>
            </w:r>
          </w:p>
        </w:tc>
      </w:tr>
      <w:tr w:rsidR="004D52BD" w:rsidRPr="00DE2C3C" w14:paraId="1B3B0DA1" w14:textId="77777777" w:rsidTr="00FF129C">
        <w:trPr>
          <w:trHeight w:val="692"/>
        </w:trPr>
        <w:tc>
          <w:tcPr>
            <w:tcW w:w="2603" w:type="dxa"/>
            <w:vAlign w:val="center"/>
          </w:tcPr>
          <w:p w14:paraId="28865D53"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45B71204"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r w:rsidR="00DC5459" w:rsidRPr="00DE2C3C">
              <w:rPr>
                <w:rFonts w:cs="Times New Roman"/>
                <w:sz w:val="28"/>
                <w:szCs w:val="28"/>
              </w:rPr>
              <w:t>, Nhân viên</w:t>
            </w:r>
          </w:p>
        </w:tc>
      </w:tr>
      <w:tr w:rsidR="004D52BD" w:rsidRPr="00DE2C3C" w14:paraId="0C041246" w14:textId="77777777" w:rsidTr="00FF129C">
        <w:trPr>
          <w:trHeight w:val="692"/>
        </w:trPr>
        <w:tc>
          <w:tcPr>
            <w:tcW w:w="2603" w:type="dxa"/>
            <w:vAlign w:val="center"/>
          </w:tcPr>
          <w:p w14:paraId="43869BBA" w14:textId="77777777" w:rsidR="004D52BD" w:rsidRPr="00DE2C3C" w:rsidRDefault="004D52BD"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w:t>
            </w:r>
            <w:r w:rsidRPr="00DE2C3C">
              <w:rPr>
                <w:rFonts w:cs="Times New Roman"/>
                <w:b/>
                <w:sz w:val="28"/>
                <w:szCs w:val="28"/>
              </w:rPr>
              <w:t>quan</w:t>
            </w:r>
          </w:p>
        </w:tc>
        <w:tc>
          <w:tcPr>
            <w:tcW w:w="6130" w:type="dxa"/>
            <w:vAlign w:val="center"/>
          </w:tcPr>
          <w:p w14:paraId="1E10F7ED"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14:paraId="6E05563D" w14:textId="77777777" w:rsidTr="00FF129C">
        <w:trPr>
          <w:trHeight w:val="725"/>
        </w:trPr>
        <w:tc>
          <w:tcPr>
            <w:tcW w:w="2603" w:type="dxa"/>
            <w:vAlign w:val="center"/>
          </w:tcPr>
          <w:p w14:paraId="133DAC5F"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30" w:type="dxa"/>
            <w:vAlign w:val="center"/>
          </w:tcPr>
          <w:p w14:paraId="400A810B"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Cho phép người dùng xem chi tiết mộ</w:t>
            </w:r>
            <w:r w:rsidR="00DC5459" w:rsidRPr="00DE2C3C">
              <w:rPr>
                <w:rFonts w:cs="Times New Roman"/>
                <w:sz w:val="28"/>
                <w:szCs w:val="28"/>
              </w:rPr>
              <w:t>t hóa đơn xuất</w:t>
            </w:r>
            <w:r w:rsidRPr="00DE2C3C">
              <w:rPr>
                <w:rFonts w:cs="Times New Roman"/>
                <w:sz w:val="28"/>
                <w:szCs w:val="28"/>
              </w:rPr>
              <w:t xml:space="preserve"> hàng đã chọn</w:t>
            </w:r>
          </w:p>
        </w:tc>
      </w:tr>
      <w:tr w:rsidR="004D52BD" w:rsidRPr="00DE2C3C" w14:paraId="16FB69AE" w14:textId="77777777" w:rsidTr="00FF129C">
        <w:trPr>
          <w:trHeight w:val="692"/>
        </w:trPr>
        <w:tc>
          <w:tcPr>
            <w:tcW w:w="2603" w:type="dxa"/>
            <w:vAlign w:val="center"/>
          </w:tcPr>
          <w:p w14:paraId="5DCA5ACB"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370A08AB"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14:paraId="47149A4A" w14:textId="77777777" w:rsidTr="00FF129C">
        <w:trPr>
          <w:trHeight w:val="692"/>
        </w:trPr>
        <w:tc>
          <w:tcPr>
            <w:tcW w:w="2603" w:type="dxa"/>
            <w:vAlign w:val="center"/>
          </w:tcPr>
          <w:p w14:paraId="4611FEB8"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3B65AFC3"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Hiển thị chi tiế</w:t>
            </w:r>
            <w:r w:rsidR="00DC5459" w:rsidRPr="00DE2C3C">
              <w:rPr>
                <w:rFonts w:cs="Times New Roman"/>
                <w:sz w:val="28"/>
                <w:szCs w:val="28"/>
              </w:rPr>
              <w:t>t hóa đơn xuất</w:t>
            </w:r>
            <w:r w:rsidRPr="00DE2C3C">
              <w:rPr>
                <w:rFonts w:cs="Times New Roman"/>
                <w:sz w:val="28"/>
                <w:szCs w:val="28"/>
              </w:rPr>
              <w:t xml:space="preserve"> hàng mà người dùng muốn xem</w:t>
            </w:r>
          </w:p>
        </w:tc>
      </w:tr>
      <w:tr w:rsidR="004D52BD" w:rsidRPr="00DE2C3C" w14:paraId="1C1EC941" w14:textId="77777777" w:rsidTr="00FF129C">
        <w:trPr>
          <w:trHeight w:val="692"/>
        </w:trPr>
        <w:tc>
          <w:tcPr>
            <w:tcW w:w="2603" w:type="dxa"/>
            <w:vAlign w:val="center"/>
          </w:tcPr>
          <w:p w14:paraId="7C6FE989"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6C5F391C"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641B939C" w14:textId="77777777" w:rsidR="004D52BD" w:rsidRPr="00DE2C3C" w:rsidRDefault="004D52BD" w:rsidP="00C5751A">
      <w:pPr>
        <w:spacing w:line="360" w:lineRule="auto"/>
        <w:rPr>
          <w:rFonts w:cs="Times New Roman"/>
          <w:sz w:val="28"/>
          <w:szCs w:val="28"/>
        </w:rPr>
      </w:pPr>
    </w:p>
    <w:p w14:paraId="10FAAF13" w14:textId="77777777" w:rsidR="004D52BD" w:rsidRPr="00DE2C3C" w:rsidRDefault="004D52BD"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5"/>
        <w:gridCol w:w="1971"/>
        <w:gridCol w:w="4517"/>
      </w:tblGrid>
      <w:tr w:rsidR="004D52BD" w:rsidRPr="00DE2C3C" w14:paraId="112E7003" w14:textId="77777777" w:rsidTr="00FF129C">
        <w:trPr>
          <w:trHeight w:val="823"/>
          <w:jc w:val="center"/>
        </w:trPr>
        <w:tc>
          <w:tcPr>
            <w:tcW w:w="4216" w:type="dxa"/>
            <w:gridSpan w:val="2"/>
            <w:vAlign w:val="center"/>
          </w:tcPr>
          <w:p w14:paraId="7C1B38DA"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3B60F1F1"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14:paraId="50DABA66" w14:textId="77777777" w:rsidTr="00FF129C">
        <w:trPr>
          <w:trHeight w:val="692"/>
          <w:jc w:val="center"/>
        </w:trPr>
        <w:tc>
          <w:tcPr>
            <w:tcW w:w="4216" w:type="dxa"/>
            <w:gridSpan w:val="2"/>
            <w:vAlign w:val="center"/>
          </w:tcPr>
          <w:p w14:paraId="3D8BE52D"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lastRenderedPageBreak/>
              <w:t xml:space="preserve">1. </w:t>
            </w:r>
            <w:r w:rsidR="004D52BD" w:rsidRPr="00DE2C3C">
              <w:rPr>
                <w:rFonts w:cs="Times New Roman"/>
                <w:sz w:val="28"/>
                <w:szCs w:val="28"/>
              </w:rPr>
              <w:t>Ở tab</w:t>
            </w:r>
            <w:r w:rsidR="00DC5459" w:rsidRPr="00DE2C3C">
              <w:rPr>
                <w:rFonts w:cs="Times New Roman"/>
                <w:sz w:val="28"/>
                <w:szCs w:val="28"/>
              </w:rPr>
              <w:t xml:space="preserve"> hóa đơn</w:t>
            </w:r>
            <w:r w:rsidR="004D52BD" w:rsidRPr="00DE2C3C">
              <w:rPr>
                <w:rFonts w:cs="Times New Roman"/>
                <w:sz w:val="28"/>
                <w:szCs w:val="28"/>
              </w:rPr>
              <w:t>, chọn mộ</w:t>
            </w:r>
            <w:r w:rsidR="00DC5459" w:rsidRPr="00DE2C3C">
              <w:rPr>
                <w:rFonts w:cs="Times New Roman"/>
                <w:sz w:val="28"/>
                <w:szCs w:val="28"/>
              </w:rPr>
              <w:t>t hóa đơn xuất</w:t>
            </w:r>
            <w:r w:rsidR="004D52BD" w:rsidRPr="00DE2C3C">
              <w:rPr>
                <w:rFonts w:cs="Times New Roman"/>
                <w:sz w:val="28"/>
                <w:szCs w:val="28"/>
              </w:rPr>
              <w:t xml:space="preserve"> hàng rồi nhấn chi tiết</w:t>
            </w:r>
          </w:p>
        </w:tc>
        <w:tc>
          <w:tcPr>
            <w:tcW w:w="4517" w:type="dxa"/>
            <w:vAlign w:val="center"/>
          </w:tcPr>
          <w:p w14:paraId="3AE3D121"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Hiển thị giao diện chi tiết hóa đơn</w:t>
            </w:r>
          </w:p>
        </w:tc>
      </w:tr>
      <w:tr w:rsidR="004D52BD" w:rsidRPr="00DE2C3C" w14:paraId="61F6DF07" w14:textId="77777777" w:rsidTr="00FF129C">
        <w:trPr>
          <w:trHeight w:val="725"/>
          <w:jc w:val="center"/>
        </w:trPr>
        <w:tc>
          <w:tcPr>
            <w:tcW w:w="8733" w:type="dxa"/>
            <w:gridSpan w:val="3"/>
            <w:vAlign w:val="center"/>
          </w:tcPr>
          <w:p w14:paraId="722DCBF8" w14:textId="77777777" w:rsidR="004D52BD" w:rsidRPr="00DE2C3C" w:rsidRDefault="004D52BD" w:rsidP="00C5751A">
            <w:pPr>
              <w:spacing w:line="360" w:lineRule="auto"/>
              <w:ind w:left="360"/>
              <w:rPr>
                <w:rFonts w:cs="Times New Roman"/>
                <w:sz w:val="28"/>
                <w:szCs w:val="28"/>
              </w:rPr>
            </w:pPr>
          </w:p>
        </w:tc>
      </w:tr>
      <w:tr w:rsidR="004D52BD" w:rsidRPr="00DE2C3C" w14:paraId="189D1217" w14:textId="77777777" w:rsidTr="00FF129C">
        <w:trPr>
          <w:trHeight w:val="692"/>
          <w:jc w:val="center"/>
        </w:trPr>
        <w:tc>
          <w:tcPr>
            <w:tcW w:w="2245" w:type="dxa"/>
            <w:vAlign w:val="center"/>
          </w:tcPr>
          <w:p w14:paraId="56D70C26"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8" w:type="dxa"/>
            <w:gridSpan w:val="2"/>
            <w:vAlign w:val="center"/>
          </w:tcPr>
          <w:p w14:paraId="12F9EA45" w14:textId="77777777" w:rsidR="004D52BD" w:rsidRPr="00DE2C3C" w:rsidRDefault="004D52BD" w:rsidP="00C5751A">
            <w:pPr>
              <w:spacing w:line="360" w:lineRule="auto"/>
              <w:ind w:left="1800"/>
              <w:rPr>
                <w:rFonts w:cs="Times New Roman"/>
                <w:sz w:val="28"/>
                <w:szCs w:val="28"/>
              </w:rPr>
            </w:pPr>
            <w:r w:rsidRPr="00DE2C3C">
              <w:rPr>
                <w:rFonts w:cs="Times New Roman"/>
                <w:sz w:val="28"/>
                <w:szCs w:val="28"/>
              </w:rPr>
              <w:t>Không có</w:t>
            </w:r>
          </w:p>
        </w:tc>
      </w:tr>
    </w:tbl>
    <w:p w14:paraId="5CCBB899" w14:textId="77777777" w:rsidR="004D52BD" w:rsidRPr="00DE2C3C" w:rsidRDefault="004D52BD" w:rsidP="00C5751A">
      <w:pPr>
        <w:spacing w:line="360" w:lineRule="auto"/>
        <w:rPr>
          <w:rFonts w:cs="Times New Roman"/>
          <w:sz w:val="28"/>
          <w:szCs w:val="28"/>
        </w:rPr>
      </w:pPr>
    </w:p>
    <w:p w14:paraId="0E75A0EC" w14:textId="77777777" w:rsidR="004D52BD" w:rsidRPr="00DE2C3C" w:rsidRDefault="00F12233" w:rsidP="00C5751A">
      <w:pPr>
        <w:pStyle w:val="Heading5"/>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2.4.5.4. </w:t>
      </w:r>
      <w:r w:rsidR="004D52BD" w:rsidRPr="00DE2C3C">
        <w:rPr>
          <w:rFonts w:ascii="Times New Roman" w:hAnsi="Times New Roman" w:cs="Times New Roman"/>
          <w:sz w:val="28"/>
          <w:szCs w:val="28"/>
        </w:rPr>
        <w:t xml:space="preserve">Ca sử dụng </w:t>
      </w:r>
      <w:r w:rsidR="00DC5459" w:rsidRPr="00DE2C3C">
        <w:rPr>
          <w:rFonts w:ascii="Times New Roman" w:hAnsi="Times New Roman" w:cs="Times New Roman"/>
          <w:sz w:val="28"/>
          <w:szCs w:val="28"/>
        </w:rPr>
        <w:t>thêm hóa đơn xuất</w:t>
      </w:r>
      <w:r w:rsidR="004D52BD" w:rsidRPr="00DE2C3C">
        <w:rPr>
          <w:rFonts w:ascii="Times New Roman" w:hAnsi="Times New Roman" w:cs="Times New Roman"/>
          <w:sz w:val="28"/>
          <w:szCs w:val="28"/>
        </w:rPr>
        <w:t xml:space="preserve"> hàng</w:t>
      </w:r>
    </w:p>
    <w:p w14:paraId="51AB4152" w14:textId="77777777" w:rsidR="004D52BD" w:rsidRPr="00DE2C3C" w:rsidRDefault="004D52BD"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4D52BD" w:rsidRPr="00DE2C3C" w14:paraId="0990BD41" w14:textId="77777777" w:rsidTr="00FF129C">
        <w:trPr>
          <w:trHeight w:val="823"/>
        </w:trPr>
        <w:tc>
          <w:tcPr>
            <w:tcW w:w="2582" w:type="dxa"/>
            <w:vAlign w:val="center"/>
          </w:tcPr>
          <w:p w14:paraId="31F5BA7C"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3AFFFCC4"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 xml:space="preserve">Thêm </w:t>
            </w:r>
            <w:r w:rsidR="00DC5459" w:rsidRPr="00DE2C3C">
              <w:rPr>
                <w:rFonts w:cs="Times New Roman"/>
                <w:sz w:val="28"/>
                <w:szCs w:val="28"/>
              </w:rPr>
              <w:t>hóa đơn xuất</w:t>
            </w:r>
            <w:r w:rsidRPr="00DE2C3C">
              <w:rPr>
                <w:rFonts w:cs="Times New Roman"/>
                <w:sz w:val="28"/>
                <w:szCs w:val="28"/>
              </w:rPr>
              <w:t xml:space="preserve"> hàng</w:t>
            </w:r>
          </w:p>
        </w:tc>
      </w:tr>
      <w:tr w:rsidR="004D52BD" w:rsidRPr="00DE2C3C" w14:paraId="350217BA" w14:textId="77777777" w:rsidTr="00FF129C">
        <w:trPr>
          <w:trHeight w:val="692"/>
        </w:trPr>
        <w:tc>
          <w:tcPr>
            <w:tcW w:w="2582" w:type="dxa"/>
            <w:vAlign w:val="center"/>
          </w:tcPr>
          <w:p w14:paraId="10B9161F"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27925CE2"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Quản trị viên</w:t>
            </w:r>
          </w:p>
        </w:tc>
      </w:tr>
      <w:tr w:rsidR="004D52BD" w:rsidRPr="00DE2C3C" w14:paraId="5D582641" w14:textId="77777777" w:rsidTr="00FF129C">
        <w:trPr>
          <w:trHeight w:val="692"/>
        </w:trPr>
        <w:tc>
          <w:tcPr>
            <w:tcW w:w="2582" w:type="dxa"/>
            <w:vAlign w:val="center"/>
          </w:tcPr>
          <w:p w14:paraId="2C551B4E"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Liên quan</w:t>
            </w:r>
          </w:p>
        </w:tc>
        <w:tc>
          <w:tcPr>
            <w:tcW w:w="6151" w:type="dxa"/>
            <w:vAlign w:val="center"/>
          </w:tcPr>
          <w:p w14:paraId="580545EB"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Ca sử dụng đăng nhập</w:t>
            </w:r>
          </w:p>
        </w:tc>
      </w:tr>
      <w:tr w:rsidR="004D52BD" w:rsidRPr="00DE2C3C" w14:paraId="703B019A" w14:textId="77777777" w:rsidTr="00FF129C">
        <w:trPr>
          <w:trHeight w:val="725"/>
        </w:trPr>
        <w:tc>
          <w:tcPr>
            <w:tcW w:w="2582" w:type="dxa"/>
            <w:vAlign w:val="center"/>
          </w:tcPr>
          <w:p w14:paraId="19C07C4F"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086D9D5F"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Cho phép</w:t>
            </w:r>
            <w:r w:rsidR="00DC5459" w:rsidRPr="00DE2C3C">
              <w:rPr>
                <w:rFonts w:cs="Times New Roman"/>
                <w:sz w:val="28"/>
                <w:szCs w:val="28"/>
              </w:rPr>
              <w:t xml:space="preserve"> thêm hóa đơn xuất</w:t>
            </w:r>
            <w:r w:rsidRPr="00DE2C3C">
              <w:rPr>
                <w:rFonts w:cs="Times New Roman"/>
                <w:sz w:val="28"/>
                <w:szCs w:val="28"/>
              </w:rPr>
              <w:t xml:space="preserve"> hàng vào trong hệ thống</w:t>
            </w:r>
          </w:p>
        </w:tc>
      </w:tr>
      <w:tr w:rsidR="004D52BD" w:rsidRPr="00DE2C3C" w14:paraId="29ABA7BB" w14:textId="77777777" w:rsidTr="00FF129C">
        <w:trPr>
          <w:trHeight w:val="692"/>
        </w:trPr>
        <w:tc>
          <w:tcPr>
            <w:tcW w:w="2582" w:type="dxa"/>
            <w:vAlign w:val="center"/>
          </w:tcPr>
          <w:p w14:paraId="22B964B6"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3D596605"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4D52BD" w:rsidRPr="00DE2C3C" w14:paraId="458D9E39" w14:textId="77777777" w:rsidTr="00FF129C">
        <w:trPr>
          <w:trHeight w:val="692"/>
        </w:trPr>
        <w:tc>
          <w:tcPr>
            <w:tcW w:w="2582" w:type="dxa"/>
            <w:vAlign w:val="center"/>
          </w:tcPr>
          <w:p w14:paraId="394E8993"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1500A1AC"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Thành công: Thông tin về</w:t>
            </w:r>
            <w:r w:rsidR="00D2059B" w:rsidRPr="00DE2C3C">
              <w:rPr>
                <w:rFonts w:cs="Times New Roman"/>
                <w:sz w:val="28"/>
                <w:szCs w:val="28"/>
              </w:rPr>
              <w:t xml:space="preserve"> hóa đơn xuất</w:t>
            </w:r>
            <w:r w:rsidRPr="00DE2C3C">
              <w:rPr>
                <w:rFonts w:cs="Times New Roman"/>
                <w:sz w:val="28"/>
                <w:szCs w:val="28"/>
              </w:rPr>
              <w:t xml:space="preserve"> hàng sẽ được cập nhật vào trong CSDL, hiển thị thông báo</w:t>
            </w:r>
            <w:r w:rsidR="00D2059B" w:rsidRPr="00DE2C3C">
              <w:rPr>
                <w:rFonts w:cs="Times New Roman"/>
                <w:sz w:val="28"/>
                <w:szCs w:val="28"/>
              </w:rPr>
              <w:t xml:space="preserve"> thêm hóa đơn xuất</w:t>
            </w:r>
            <w:r w:rsidRPr="00DE2C3C">
              <w:rPr>
                <w:rFonts w:cs="Times New Roman"/>
                <w:sz w:val="28"/>
                <w:szCs w:val="28"/>
              </w:rPr>
              <w:t xml:space="preserve"> hàng thành công.</w:t>
            </w:r>
          </w:p>
          <w:p w14:paraId="54471215"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thành công: Hiển thị thông báo lý do thêm hóa đơn</w:t>
            </w:r>
            <w:r w:rsidR="00D2059B" w:rsidRPr="00DE2C3C">
              <w:rPr>
                <w:rFonts w:cs="Times New Roman"/>
                <w:sz w:val="28"/>
                <w:szCs w:val="28"/>
              </w:rPr>
              <w:t xml:space="preserve"> xuất</w:t>
            </w:r>
            <w:r w:rsidRPr="00DE2C3C">
              <w:rPr>
                <w:rFonts w:cs="Times New Roman"/>
                <w:sz w:val="28"/>
                <w:szCs w:val="28"/>
              </w:rPr>
              <w:t xml:space="preserve"> hàng không thành công, trạng thái của hệ thống không thay đổi</w:t>
            </w:r>
          </w:p>
        </w:tc>
      </w:tr>
      <w:tr w:rsidR="004D52BD" w:rsidRPr="00DE2C3C" w14:paraId="44D1731C" w14:textId="77777777" w:rsidTr="00FF129C">
        <w:trPr>
          <w:trHeight w:val="692"/>
        </w:trPr>
        <w:tc>
          <w:tcPr>
            <w:tcW w:w="2582" w:type="dxa"/>
            <w:vAlign w:val="center"/>
          </w:tcPr>
          <w:p w14:paraId="64FBCE71"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2B2BA7CF"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Không có</w:t>
            </w:r>
          </w:p>
        </w:tc>
      </w:tr>
    </w:tbl>
    <w:p w14:paraId="3239DAE1" w14:textId="77777777" w:rsidR="004D52BD" w:rsidRPr="00DE2C3C" w:rsidRDefault="004D52BD" w:rsidP="00C5751A">
      <w:pPr>
        <w:spacing w:line="360" w:lineRule="auto"/>
        <w:rPr>
          <w:rFonts w:cs="Times New Roman"/>
          <w:sz w:val="28"/>
          <w:szCs w:val="28"/>
        </w:rPr>
      </w:pPr>
    </w:p>
    <w:p w14:paraId="708EBE2E" w14:textId="77777777" w:rsidR="004D52BD" w:rsidRPr="00DE2C3C" w:rsidRDefault="004D52BD" w:rsidP="00C5751A">
      <w:pPr>
        <w:spacing w:line="360" w:lineRule="auto"/>
        <w:rPr>
          <w:rFonts w:cs="Times New Roman"/>
          <w:b/>
          <w:sz w:val="28"/>
          <w:szCs w:val="28"/>
        </w:rPr>
      </w:pPr>
      <w:r w:rsidRPr="00DE2C3C">
        <w:rPr>
          <w:rFonts w:cs="Times New Roman"/>
          <w:b/>
          <w:sz w:val="28"/>
          <w:szCs w:val="28"/>
        </w:rPr>
        <w:t>Luồng sự kiện chính:</w:t>
      </w:r>
    </w:p>
    <w:p w14:paraId="2F22DFC0" w14:textId="77777777" w:rsidR="004D52BD" w:rsidRPr="00DE2C3C" w:rsidRDefault="004D52BD" w:rsidP="00C5751A">
      <w:pPr>
        <w:spacing w:line="360" w:lineRule="auto"/>
        <w:rPr>
          <w:rFonts w:cs="Times New Roman"/>
          <w:sz w:val="28"/>
          <w:szCs w:val="28"/>
        </w:rPr>
      </w:pP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4D52BD" w:rsidRPr="00DE2C3C" w14:paraId="1162C7BE" w14:textId="77777777" w:rsidTr="00FF129C">
        <w:trPr>
          <w:trHeight w:val="823"/>
          <w:jc w:val="center"/>
        </w:trPr>
        <w:tc>
          <w:tcPr>
            <w:tcW w:w="4216" w:type="dxa"/>
            <w:gridSpan w:val="2"/>
            <w:vAlign w:val="center"/>
          </w:tcPr>
          <w:p w14:paraId="67EE9819"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lastRenderedPageBreak/>
              <w:t>Hành động tác nhân</w:t>
            </w:r>
          </w:p>
        </w:tc>
        <w:tc>
          <w:tcPr>
            <w:tcW w:w="4517" w:type="dxa"/>
            <w:vAlign w:val="center"/>
          </w:tcPr>
          <w:p w14:paraId="474DDEA2" w14:textId="77777777" w:rsidR="004D52BD" w:rsidRPr="00DE2C3C" w:rsidRDefault="004D52BD"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4D52BD" w:rsidRPr="00DE2C3C" w14:paraId="1664C7E6" w14:textId="77777777" w:rsidTr="00FF129C">
        <w:trPr>
          <w:trHeight w:val="692"/>
          <w:jc w:val="center"/>
        </w:trPr>
        <w:tc>
          <w:tcPr>
            <w:tcW w:w="4216" w:type="dxa"/>
            <w:gridSpan w:val="2"/>
            <w:vAlign w:val="center"/>
          </w:tcPr>
          <w:p w14:paraId="1595842A"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4D52BD" w:rsidRPr="00DE2C3C">
              <w:rPr>
                <w:rFonts w:cs="Times New Roman"/>
                <w:sz w:val="28"/>
                <w:szCs w:val="28"/>
              </w:rPr>
              <w:t>Ở tab</w:t>
            </w:r>
            <w:r w:rsidR="00D2059B" w:rsidRPr="00DE2C3C">
              <w:rPr>
                <w:rFonts w:cs="Times New Roman"/>
                <w:sz w:val="28"/>
                <w:szCs w:val="28"/>
              </w:rPr>
              <w:t xml:space="preserve"> hóa đơn</w:t>
            </w:r>
            <w:r w:rsidR="004D52BD" w:rsidRPr="00DE2C3C">
              <w:rPr>
                <w:rFonts w:cs="Times New Roman"/>
                <w:sz w:val="28"/>
                <w:szCs w:val="28"/>
              </w:rPr>
              <w:t xml:space="preserve">, chọn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14:paraId="23FC0551"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D52BD" w:rsidRPr="00DE2C3C">
              <w:rPr>
                <w:rFonts w:cs="Times New Roman"/>
                <w:sz w:val="28"/>
                <w:szCs w:val="28"/>
              </w:rPr>
              <w:t xml:space="preserve">Hiển thị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14:paraId="20FFC1B2" w14:textId="77777777" w:rsidTr="00FF129C">
        <w:trPr>
          <w:trHeight w:val="692"/>
          <w:jc w:val="center"/>
        </w:trPr>
        <w:tc>
          <w:tcPr>
            <w:tcW w:w="4216" w:type="dxa"/>
            <w:gridSpan w:val="2"/>
            <w:vAlign w:val="center"/>
          </w:tcPr>
          <w:p w14:paraId="3355835E"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4D52BD" w:rsidRPr="00DE2C3C">
              <w:rPr>
                <w:rFonts w:cs="Times New Roman"/>
                <w:sz w:val="28"/>
                <w:szCs w:val="28"/>
              </w:rPr>
              <w:t xml:space="preserve">Nhập thông tin </w:t>
            </w:r>
            <w:r w:rsidR="00D2059B" w:rsidRPr="00DE2C3C">
              <w:rPr>
                <w:rFonts w:cs="Times New Roman"/>
                <w:sz w:val="28"/>
                <w:szCs w:val="28"/>
              </w:rPr>
              <w:t>hóa đơn xuất</w:t>
            </w:r>
            <w:r w:rsidR="004D52BD" w:rsidRPr="00DE2C3C">
              <w:rPr>
                <w:rFonts w:cs="Times New Roman"/>
                <w:sz w:val="28"/>
                <w:szCs w:val="28"/>
              </w:rPr>
              <w:t xml:space="preserve"> hàng</w:t>
            </w:r>
          </w:p>
        </w:tc>
        <w:tc>
          <w:tcPr>
            <w:tcW w:w="4517" w:type="dxa"/>
            <w:vAlign w:val="center"/>
          </w:tcPr>
          <w:p w14:paraId="729D8B8E"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4D52BD" w:rsidRPr="00DE2C3C">
              <w:rPr>
                <w:rFonts w:cs="Times New Roman"/>
                <w:sz w:val="28"/>
                <w:szCs w:val="28"/>
              </w:rPr>
              <w:t xml:space="preserve">Yêu cầu xác nhận có muốn </w:t>
            </w:r>
            <w:r w:rsidR="00D2059B" w:rsidRPr="00DE2C3C">
              <w:rPr>
                <w:rFonts w:cs="Times New Roman"/>
                <w:sz w:val="28"/>
                <w:szCs w:val="28"/>
              </w:rPr>
              <w:t>thêm hóa đơn xuất</w:t>
            </w:r>
            <w:r w:rsidR="004D52BD" w:rsidRPr="00DE2C3C">
              <w:rPr>
                <w:rFonts w:cs="Times New Roman"/>
                <w:sz w:val="28"/>
                <w:szCs w:val="28"/>
              </w:rPr>
              <w:t xml:space="preserve"> hàng</w:t>
            </w:r>
          </w:p>
        </w:tc>
      </w:tr>
      <w:tr w:rsidR="004D52BD" w:rsidRPr="00DE2C3C" w14:paraId="2CF909A6" w14:textId="77777777" w:rsidTr="00FF129C">
        <w:trPr>
          <w:trHeight w:val="692"/>
          <w:jc w:val="center"/>
        </w:trPr>
        <w:tc>
          <w:tcPr>
            <w:tcW w:w="4216" w:type="dxa"/>
            <w:gridSpan w:val="2"/>
            <w:vAlign w:val="center"/>
          </w:tcPr>
          <w:p w14:paraId="0EB68DED"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4D52BD" w:rsidRPr="00DE2C3C">
              <w:rPr>
                <w:rFonts w:cs="Times New Roman"/>
                <w:sz w:val="28"/>
                <w:szCs w:val="28"/>
              </w:rPr>
              <w:t xml:space="preserve">Xác nhận </w:t>
            </w:r>
            <w:r w:rsidR="00D2059B" w:rsidRPr="00DE2C3C">
              <w:rPr>
                <w:rFonts w:cs="Times New Roman"/>
                <w:sz w:val="28"/>
                <w:szCs w:val="28"/>
              </w:rPr>
              <w:t>thêm hóa đơn xuất</w:t>
            </w:r>
            <w:r w:rsidR="004D52BD" w:rsidRPr="00DE2C3C">
              <w:rPr>
                <w:rFonts w:cs="Times New Roman"/>
                <w:sz w:val="28"/>
                <w:szCs w:val="28"/>
              </w:rPr>
              <w:t xml:space="preserve"> hàng</w:t>
            </w:r>
          </w:p>
        </w:tc>
        <w:tc>
          <w:tcPr>
            <w:tcW w:w="4517" w:type="dxa"/>
            <w:vAlign w:val="center"/>
          </w:tcPr>
          <w:p w14:paraId="0C6F82C9"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6. </w:t>
            </w:r>
            <w:r w:rsidR="004D52BD" w:rsidRPr="00DE2C3C">
              <w:rPr>
                <w:rFonts w:cs="Times New Roman"/>
                <w:sz w:val="28"/>
                <w:szCs w:val="28"/>
              </w:rPr>
              <w:t>Kiểm tra thông tin có hợp lệ</w:t>
            </w:r>
          </w:p>
        </w:tc>
      </w:tr>
      <w:tr w:rsidR="004D52BD" w:rsidRPr="00DE2C3C" w14:paraId="0C26CA61" w14:textId="77777777" w:rsidTr="00FF129C">
        <w:trPr>
          <w:trHeight w:val="692"/>
          <w:jc w:val="center"/>
        </w:trPr>
        <w:tc>
          <w:tcPr>
            <w:tcW w:w="4216" w:type="dxa"/>
            <w:gridSpan w:val="2"/>
            <w:vAlign w:val="center"/>
          </w:tcPr>
          <w:p w14:paraId="68F3FAB9" w14:textId="77777777" w:rsidR="004D52BD" w:rsidRPr="00DE2C3C" w:rsidRDefault="004D52BD" w:rsidP="00C5751A">
            <w:pPr>
              <w:spacing w:line="360" w:lineRule="auto"/>
              <w:ind w:left="360"/>
              <w:rPr>
                <w:rFonts w:cs="Times New Roman"/>
                <w:sz w:val="28"/>
                <w:szCs w:val="28"/>
              </w:rPr>
            </w:pPr>
          </w:p>
        </w:tc>
        <w:tc>
          <w:tcPr>
            <w:tcW w:w="4517" w:type="dxa"/>
            <w:vAlign w:val="center"/>
          </w:tcPr>
          <w:p w14:paraId="72E667BE" w14:textId="77777777" w:rsidR="004D52BD" w:rsidRPr="00DE2C3C" w:rsidRDefault="004336A9" w:rsidP="00C5751A">
            <w:pPr>
              <w:spacing w:line="360" w:lineRule="auto"/>
              <w:ind w:left="360"/>
              <w:rPr>
                <w:rFonts w:cs="Times New Roman"/>
                <w:sz w:val="28"/>
                <w:szCs w:val="28"/>
              </w:rPr>
            </w:pPr>
            <w:r w:rsidRPr="00DE2C3C">
              <w:rPr>
                <w:rFonts w:cs="Times New Roman"/>
                <w:sz w:val="28"/>
                <w:szCs w:val="28"/>
              </w:rPr>
              <w:t xml:space="preserve">7. </w:t>
            </w:r>
            <w:r w:rsidR="004D52BD" w:rsidRPr="00DE2C3C">
              <w:rPr>
                <w:rFonts w:cs="Times New Roman"/>
                <w:sz w:val="28"/>
                <w:szCs w:val="28"/>
              </w:rPr>
              <w:t>Nếu hợp lệ, thông tin</w:t>
            </w:r>
            <w:r w:rsidR="00D2059B" w:rsidRPr="00DE2C3C">
              <w:rPr>
                <w:rFonts w:cs="Times New Roman"/>
                <w:sz w:val="28"/>
                <w:szCs w:val="28"/>
              </w:rPr>
              <w:t xml:space="preserve"> hóa đơn xuất</w:t>
            </w:r>
            <w:r w:rsidR="004D52BD" w:rsidRPr="00DE2C3C">
              <w:rPr>
                <w:rFonts w:cs="Times New Roman"/>
                <w:sz w:val="28"/>
                <w:szCs w:val="28"/>
              </w:rPr>
              <w:t xml:space="preserve"> hàng sẽ được cập nhật vào trong hệ thống, hiển thị thông báo thành công</w:t>
            </w:r>
          </w:p>
        </w:tc>
      </w:tr>
      <w:tr w:rsidR="004D52BD" w:rsidRPr="00DE2C3C" w14:paraId="63439BE0" w14:textId="77777777" w:rsidTr="00FF129C">
        <w:trPr>
          <w:trHeight w:val="725"/>
          <w:jc w:val="center"/>
        </w:trPr>
        <w:tc>
          <w:tcPr>
            <w:tcW w:w="8733" w:type="dxa"/>
            <w:gridSpan w:val="3"/>
            <w:vAlign w:val="center"/>
          </w:tcPr>
          <w:p w14:paraId="472EA382" w14:textId="77777777" w:rsidR="004D52BD" w:rsidRPr="00DE2C3C" w:rsidRDefault="004D52BD" w:rsidP="00C5751A">
            <w:pPr>
              <w:spacing w:line="360" w:lineRule="auto"/>
              <w:ind w:left="360"/>
              <w:rPr>
                <w:rFonts w:cs="Times New Roman"/>
                <w:sz w:val="28"/>
                <w:szCs w:val="28"/>
              </w:rPr>
            </w:pPr>
          </w:p>
        </w:tc>
      </w:tr>
      <w:tr w:rsidR="004D52BD" w:rsidRPr="00DE2C3C" w14:paraId="7106026F" w14:textId="77777777" w:rsidTr="00FF129C">
        <w:trPr>
          <w:trHeight w:val="692"/>
          <w:jc w:val="center"/>
        </w:trPr>
        <w:tc>
          <w:tcPr>
            <w:tcW w:w="2246" w:type="dxa"/>
            <w:vAlign w:val="center"/>
          </w:tcPr>
          <w:p w14:paraId="33BFBE90"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5DFE5A26"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Bước 5:  người dùng không xác nhận</w:t>
            </w:r>
            <w:r w:rsidR="00D2059B" w:rsidRPr="00DE2C3C">
              <w:rPr>
                <w:rFonts w:cs="Times New Roman"/>
                <w:sz w:val="28"/>
                <w:szCs w:val="28"/>
              </w:rPr>
              <w:t xml:space="preserve"> thêm hóa đơn xuất</w:t>
            </w:r>
            <w:r w:rsidRPr="00DE2C3C">
              <w:rPr>
                <w:rFonts w:cs="Times New Roman"/>
                <w:sz w:val="28"/>
                <w:szCs w:val="28"/>
              </w:rPr>
              <w:t xml:space="preserve"> hàng, yêu cầu</w:t>
            </w:r>
            <w:r w:rsidR="00D2059B" w:rsidRPr="00DE2C3C">
              <w:rPr>
                <w:rFonts w:cs="Times New Roman"/>
                <w:sz w:val="28"/>
                <w:szCs w:val="28"/>
              </w:rPr>
              <w:t xml:space="preserve"> thêm hóa đơn xuất</w:t>
            </w:r>
            <w:r w:rsidRPr="00DE2C3C">
              <w:rPr>
                <w:rFonts w:cs="Times New Roman"/>
                <w:sz w:val="28"/>
                <w:szCs w:val="28"/>
              </w:rPr>
              <w:t xml:space="preserve"> hàng sẽ không được gửi lên hệ thống</w:t>
            </w:r>
          </w:p>
          <w:p w14:paraId="01D55AB8" w14:textId="77777777" w:rsidR="004D52BD" w:rsidRPr="00DE2C3C" w:rsidRDefault="004D52BD" w:rsidP="00C5751A">
            <w:pPr>
              <w:spacing w:line="360" w:lineRule="auto"/>
              <w:ind w:left="360"/>
              <w:rPr>
                <w:rFonts w:cs="Times New Roman"/>
                <w:sz w:val="28"/>
                <w:szCs w:val="28"/>
              </w:rPr>
            </w:pPr>
            <w:r w:rsidRPr="00DE2C3C">
              <w:rPr>
                <w:rFonts w:cs="Times New Roman"/>
                <w:sz w:val="28"/>
                <w:szCs w:val="28"/>
              </w:rPr>
              <w:t>Bước 7: nếu thông tin</w:t>
            </w:r>
            <w:r w:rsidR="00D2059B" w:rsidRPr="00DE2C3C">
              <w:rPr>
                <w:rFonts w:cs="Times New Roman"/>
                <w:sz w:val="28"/>
                <w:szCs w:val="28"/>
              </w:rPr>
              <w:t xml:space="preserve"> hóa đơn xuất</w:t>
            </w:r>
            <w:r w:rsidRPr="00DE2C3C">
              <w:rPr>
                <w:rFonts w:cs="Times New Roman"/>
                <w:sz w:val="28"/>
                <w:szCs w:val="28"/>
              </w:rPr>
              <w:t xml:space="preserve"> hàng không hợp lệ thì</w:t>
            </w:r>
            <w:r w:rsidR="00D2059B" w:rsidRPr="00DE2C3C">
              <w:rPr>
                <w:rFonts w:cs="Times New Roman"/>
                <w:sz w:val="28"/>
                <w:szCs w:val="28"/>
              </w:rPr>
              <w:t xml:space="preserve"> hóa đơn xuất</w:t>
            </w:r>
            <w:r w:rsidRPr="00DE2C3C">
              <w:rPr>
                <w:rFonts w:cs="Times New Roman"/>
                <w:sz w:val="28"/>
                <w:szCs w:val="28"/>
              </w:rPr>
              <w:t xml:space="preserve"> hàng sẽ không được cập nhật vào trong hệ thống, đồng thời thông báo về lý do không hợp lệ sẽ được hiển thị</w:t>
            </w:r>
          </w:p>
        </w:tc>
      </w:tr>
    </w:tbl>
    <w:p w14:paraId="0E984202" w14:textId="77777777" w:rsidR="004D52BD" w:rsidRPr="00DE2C3C" w:rsidRDefault="004D52BD" w:rsidP="00C5751A">
      <w:pPr>
        <w:spacing w:line="360" w:lineRule="auto"/>
        <w:rPr>
          <w:rFonts w:cs="Times New Roman"/>
          <w:sz w:val="28"/>
          <w:szCs w:val="28"/>
        </w:rPr>
      </w:pPr>
    </w:p>
    <w:p w14:paraId="0228FD81" w14:textId="77777777" w:rsidR="00D2059B"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 </w:t>
      </w:r>
      <w:r w:rsidR="00D2059B" w:rsidRPr="00DE2C3C">
        <w:rPr>
          <w:rFonts w:ascii="Times New Roman" w:hAnsi="Times New Roman" w:cs="Times New Roman"/>
          <w:sz w:val="28"/>
          <w:szCs w:val="28"/>
        </w:rPr>
        <w:t xml:space="preserve">Gói quản lý </w:t>
      </w:r>
      <w:r w:rsidR="004A0146" w:rsidRPr="00DE2C3C">
        <w:rPr>
          <w:rFonts w:ascii="Times New Roman" w:hAnsi="Times New Roman" w:cs="Times New Roman"/>
          <w:sz w:val="28"/>
          <w:szCs w:val="28"/>
        </w:rPr>
        <w:t>khách hàng</w:t>
      </w:r>
    </w:p>
    <w:p w14:paraId="7991E8DE" w14:textId="77777777"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2.4.6.1. </w:t>
      </w:r>
      <w:r w:rsidR="00D2059B" w:rsidRPr="00DE2C3C">
        <w:rPr>
          <w:rFonts w:ascii="Times New Roman" w:hAnsi="Times New Roman" w:cs="Times New Roman"/>
          <w:sz w:val="28"/>
          <w:szCs w:val="28"/>
        </w:rPr>
        <w:t xml:space="preserve">Ca sử dụng thêm </w:t>
      </w:r>
      <w:r w:rsidR="004A0146" w:rsidRPr="00DE2C3C">
        <w:rPr>
          <w:rFonts w:ascii="Times New Roman" w:hAnsi="Times New Roman" w:cs="Times New Roman"/>
          <w:sz w:val="28"/>
          <w:szCs w:val="28"/>
        </w:rPr>
        <w:t>khách hàng</w:t>
      </w:r>
    </w:p>
    <w:p w14:paraId="6D9F96E4" w14:textId="77777777"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14:paraId="68692355" w14:textId="77777777" w:rsidTr="00FF129C">
        <w:trPr>
          <w:trHeight w:val="823"/>
        </w:trPr>
        <w:tc>
          <w:tcPr>
            <w:tcW w:w="2582" w:type="dxa"/>
            <w:vAlign w:val="center"/>
          </w:tcPr>
          <w:p w14:paraId="1E6C9E8B"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480AFBC2"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Thêm </w:t>
            </w:r>
            <w:r w:rsidR="004A0146" w:rsidRPr="00DE2C3C">
              <w:rPr>
                <w:rFonts w:cs="Times New Roman"/>
                <w:sz w:val="28"/>
                <w:szCs w:val="28"/>
              </w:rPr>
              <w:t>khách hàng</w:t>
            </w:r>
          </w:p>
        </w:tc>
      </w:tr>
      <w:tr w:rsidR="00D2059B" w:rsidRPr="00DE2C3C" w14:paraId="2E3A91E1" w14:textId="77777777" w:rsidTr="00FF129C">
        <w:trPr>
          <w:trHeight w:val="692"/>
        </w:trPr>
        <w:tc>
          <w:tcPr>
            <w:tcW w:w="2582" w:type="dxa"/>
            <w:vAlign w:val="center"/>
          </w:tcPr>
          <w:p w14:paraId="247D5643"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77630EC5"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4A0146" w:rsidRPr="00DE2C3C">
              <w:rPr>
                <w:rFonts w:cs="Times New Roman"/>
                <w:sz w:val="28"/>
                <w:szCs w:val="28"/>
              </w:rPr>
              <w:t>, Nhân viên</w:t>
            </w:r>
          </w:p>
        </w:tc>
      </w:tr>
      <w:tr w:rsidR="00D2059B" w:rsidRPr="00DE2C3C" w14:paraId="61503D92" w14:textId="77777777" w:rsidTr="00FF129C">
        <w:trPr>
          <w:trHeight w:val="692"/>
        </w:trPr>
        <w:tc>
          <w:tcPr>
            <w:tcW w:w="2582" w:type="dxa"/>
            <w:vAlign w:val="center"/>
          </w:tcPr>
          <w:p w14:paraId="17FB3763" w14:textId="77777777"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lastRenderedPageBreak/>
              <w:t>Liên</w:t>
            </w:r>
            <w:r w:rsidRPr="00DE2C3C">
              <w:rPr>
                <w:rFonts w:cs="Times New Roman"/>
                <w:sz w:val="28"/>
                <w:szCs w:val="28"/>
              </w:rPr>
              <w:t xml:space="preserve"> </w:t>
            </w:r>
            <w:r w:rsidRPr="00DE2C3C">
              <w:rPr>
                <w:rFonts w:cs="Times New Roman"/>
                <w:b/>
                <w:sz w:val="28"/>
                <w:szCs w:val="28"/>
              </w:rPr>
              <w:t>quan</w:t>
            </w:r>
          </w:p>
        </w:tc>
        <w:tc>
          <w:tcPr>
            <w:tcW w:w="6151" w:type="dxa"/>
            <w:vAlign w:val="center"/>
          </w:tcPr>
          <w:p w14:paraId="1B8891DB"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14:paraId="09287D01" w14:textId="77777777" w:rsidTr="00FF129C">
        <w:trPr>
          <w:trHeight w:val="725"/>
        </w:trPr>
        <w:tc>
          <w:tcPr>
            <w:tcW w:w="2582" w:type="dxa"/>
            <w:vAlign w:val="center"/>
          </w:tcPr>
          <w:p w14:paraId="5E570106"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4ACF2E1A"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thêm một</w:t>
            </w:r>
            <w:r w:rsidR="004A0146" w:rsidRPr="00DE2C3C">
              <w:rPr>
                <w:rFonts w:cs="Times New Roman"/>
                <w:sz w:val="28"/>
                <w:szCs w:val="28"/>
              </w:rPr>
              <w:t xml:space="preserve"> khách hàng</w:t>
            </w:r>
            <w:r w:rsidRPr="00DE2C3C">
              <w:rPr>
                <w:rFonts w:cs="Times New Roman"/>
                <w:sz w:val="28"/>
                <w:szCs w:val="28"/>
              </w:rPr>
              <w:t xml:space="preserve"> vào trong hệ thống</w:t>
            </w:r>
          </w:p>
        </w:tc>
      </w:tr>
      <w:tr w:rsidR="00D2059B" w:rsidRPr="00DE2C3C" w14:paraId="0A77D2EA" w14:textId="77777777" w:rsidTr="00FF129C">
        <w:trPr>
          <w:trHeight w:val="692"/>
        </w:trPr>
        <w:tc>
          <w:tcPr>
            <w:tcW w:w="2582" w:type="dxa"/>
            <w:vAlign w:val="center"/>
          </w:tcPr>
          <w:p w14:paraId="715055DE"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31FB22EE"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14:paraId="1F41E67A" w14:textId="77777777" w:rsidTr="00FF129C">
        <w:trPr>
          <w:trHeight w:val="692"/>
        </w:trPr>
        <w:tc>
          <w:tcPr>
            <w:tcW w:w="2582" w:type="dxa"/>
            <w:vAlign w:val="center"/>
          </w:tcPr>
          <w:p w14:paraId="31E3154E"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6FB510F3"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Một</w:t>
            </w:r>
            <w:r w:rsidR="004A0146" w:rsidRPr="00DE2C3C">
              <w:rPr>
                <w:rFonts w:cs="Times New Roman"/>
                <w:sz w:val="28"/>
                <w:szCs w:val="28"/>
              </w:rPr>
              <w:t xml:space="preserve"> khách hàng</w:t>
            </w:r>
            <w:r w:rsidRPr="00DE2C3C">
              <w:rPr>
                <w:rFonts w:cs="Times New Roman"/>
                <w:sz w:val="28"/>
                <w:szCs w:val="28"/>
              </w:rPr>
              <w:t xml:space="preserve"> mới sẽ được thêm vào trong CSDl, hiển thị thông báo</w:t>
            </w:r>
            <w:r w:rsidR="004A0146" w:rsidRPr="00DE2C3C">
              <w:rPr>
                <w:rFonts w:cs="Times New Roman"/>
                <w:sz w:val="28"/>
                <w:szCs w:val="28"/>
              </w:rPr>
              <w:t xml:space="preserve"> đồng bộ khách hàng</w:t>
            </w:r>
            <w:r w:rsidRPr="00DE2C3C">
              <w:rPr>
                <w:rFonts w:cs="Times New Roman"/>
                <w:sz w:val="28"/>
                <w:szCs w:val="28"/>
              </w:rPr>
              <w:t xml:space="preserve"> thành công.</w:t>
            </w:r>
          </w:p>
          <w:p w14:paraId="10581C49"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thêm</w:t>
            </w:r>
            <w:r w:rsidR="004A014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14:paraId="1D90806A" w14:textId="77777777" w:rsidTr="00FF129C">
        <w:trPr>
          <w:trHeight w:val="692"/>
        </w:trPr>
        <w:tc>
          <w:tcPr>
            <w:tcW w:w="2582" w:type="dxa"/>
            <w:vAlign w:val="center"/>
          </w:tcPr>
          <w:p w14:paraId="3E339483"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5BD53649" w14:textId="77777777" w:rsidR="00D2059B" w:rsidRPr="00DE2C3C" w:rsidRDefault="007158F6" w:rsidP="00C5751A">
            <w:pPr>
              <w:spacing w:line="360" w:lineRule="auto"/>
              <w:ind w:left="360"/>
              <w:rPr>
                <w:rFonts w:cs="Times New Roman"/>
                <w:sz w:val="28"/>
                <w:szCs w:val="28"/>
              </w:rPr>
            </w:pPr>
            <w:r w:rsidRPr="00DE2C3C">
              <w:rPr>
                <w:rFonts w:cs="Times New Roman"/>
                <w:sz w:val="28"/>
                <w:szCs w:val="28"/>
              </w:rPr>
              <w:t>CMT  của khách hàng phải chưa tồn tại trong hệ thống, nếu số CMT đã tồn tại thì hệ thống sẽ cập nhật thông tin khách hàng có số CMT đó</w:t>
            </w:r>
          </w:p>
        </w:tc>
      </w:tr>
    </w:tbl>
    <w:p w14:paraId="4B9B1994" w14:textId="77777777" w:rsidR="00D2059B" w:rsidRPr="00DE2C3C" w:rsidRDefault="00D2059B" w:rsidP="00C5751A">
      <w:pPr>
        <w:spacing w:line="360" w:lineRule="auto"/>
        <w:rPr>
          <w:rFonts w:cs="Times New Roman"/>
          <w:sz w:val="28"/>
          <w:szCs w:val="28"/>
        </w:rPr>
      </w:pPr>
    </w:p>
    <w:p w14:paraId="18313004" w14:textId="77777777" w:rsidR="00D2059B" w:rsidRPr="00DE2C3C" w:rsidRDefault="00D2059B"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D2059B" w:rsidRPr="00DE2C3C" w14:paraId="5B720725" w14:textId="77777777" w:rsidTr="00FF129C">
        <w:trPr>
          <w:trHeight w:val="823"/>
          <w:jc w:val="center"/>
        </w:trPr>
        <w:tc>
          <w:tcPr>
            <w:tcW w:w="4216" w:type="dxa"/>
            <w:gridSpan w:val="2"/>
            <w:vAlign w:val="center"/>
          </w:tcPr>
          <w:p w14:paraId="320BB67C"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06649342"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D2059B" w:rsidRPr="00DE2C3C" w14:paraId="56622B63" w14:textId="77777777" w:rsidTr="00FF129C">
        <w:trPr>
          <w:trHeight w:val="692"/>
          <w:jc w:val="center"/>
        </w:trPr>
        <w:tc>
          <w:tcPr>
            <w:tcW w:w="4216" w:type="dxa"/>
            <w:gridSpan w:val="2"/>
            <w:vAlign w:val="center"/>
          </w:tcPr>
          <w:p w14:paraId="4088EAD0" w14:textId="77777777"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D2059B" w:rsidRPr="00DE2C3C">
              <w:rPr>
                <w:rFonts w:cs="Times New Roman"/>
                <w:sz w:val="28"/>
                <w:szCs w:val="28"/>
              </w:rPr>
              <w:t>Ở</w:t>
            </w:r>
            <w:r w:rsidR="004A0146" w:rsidRPr="00DE2C3C">
              <w:rPr>
                <w:rFonts w:cs="Times New Roman"/>
                <w:sz w:val="28"/>
                <w:szCs w:val="28"/>
              </w:rPr>
              <w:t xml:space="preserve"> tab hóa đơn</w:t>
            </w:r>
            <w:r w:rsidR="00D2059B" w:rsidRPr="00DE2C3C">
              <w:rPr>
                <w:rFonts w:cs="Times New Roman"/>
                <w:sz w:val="28"/>
                <w:szCs w:val="28"/>
              </w:rPr>
              <w:t>, chọ</w:t>
            </w:r>
            <w:r w:rsidR="004A0146" w:rsidRPr="00DE2C3C">
              <w:rPr>
                <w:rFonts w:cs="Times New Roman"/>
                <w:sz w:val="28"/>
                <w:szCs w:val="28"/>
              </w:rPr>
              <w:t>n thêm hóa đơn rồi nhập thông tin khách hàng</w:t>
            </w:r>
          </w:p>
        </w:tc>
        <w:tc>
          <w:tcPr>
            <w:tcW w:w="4517" w:type="dxa"/>
            <w:vAlign w:val="center"/>
          </w:tcPr>
          <w:p w14:paraId="5FA4F544" w14:textId="77777777"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4A0146" w:rsidRPr="00DE2C3C">
              <w:rPr>
                <w:rFonts w:cs="Times New Roman"/>
                <w:sz w:val="28"/>
                <w:szCs w:val="28"/>
              </w:rPr>
              <w:t>Yêu cầu xác nhận có muốn đồng bộ khách hàng</w:t>
            </w:r>
          </w:p>
        </w:tc>
      </w:tr>
      <w:tr w:rsidR="00D2059B" w:rsidRPr="00DE2C3C" w14:paraId="205E337E" w14:textId="77777777" w:rsidTr="00FF129C">
        <w:trPr>
          <w:trHeight w:val="692"/>
          <w:jc w:val="center"/>
        </w:trPr>
        <w:tc>
          <w:tcPr>
            <w:tcW w:w="4216" w:type="dxa"/>
            <w:gridSpan w:val="2"/>
            <w:vAlign w:val="center"/>
          </w:tcPr>
          <w:p w14:paraId="0F274E35" w14:textId="77777777"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D2059B" w:rsidRPr="00DE2C3C">
              <w:rPr>
                <w:rFonts w:cs="Times New Roman"/>
                <w:sz w:val="28"/>
                <w:szCs w:val="28"/>
              </w:rPr>
              <w:t xml:space="preserve">Xác nhận </w:t>
            </w:r>
            <w:r w:rsidR="004A0146" w:rsidRPr="00DE2C3C">
              <w:rPr>
                <w:rFonts w:cs="Times New Roman"/>
                <w:sz w:val="28"/>
                <w:szCs w:val="28"/>
              </w:rPr>
              <w:t>đồng bộ khách hàng</w:t>
            </w:r>
          </w:p>
        </w:tc>
        <w:tc>
          <w:tcPr>
            <w:tcW w:w="4517" w:type="dxa"/>
            <w:vAlign w:val="center"/>
          </w:tcPr>
          <w:p w14:paraId="71F0078A" w14:textId="77777777"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D2059B" w:rsidRPr="00DE2C3C">
              <w:rPr>
                <w:rFonts w:cs="Times New Roman"/>
                <w:sz w:val="28"/>
                <w:szCs w:val="28"/>
              </w:rPr>
              <w:t>Kiểm tra thông tin có hợp lệ</w:t>
            </w:r>
          </w:p>
        </w:tc>
      </w:tr>
      <w:tr w:rsidR="00D2059B" w:rsidRPr="00DE2C3C" w14:paraId="4BB7845B" w14:textId="77777777" w:rsidTr="00FF129C">
        <w:trPr>
          <w:trHeight w:val="692"/>
          <w:jc w:val="center"/>
        </w:trPr>
        <w:tc>
          <w:tcPr>
            <w:tcW w:w="4216" w:type="dxa"/>
            <w:gridSpan w:val="2"/>
            <w:vAlign w:val="center"/>
          </w:tcPr>
          <w:p w14:paraId="58EA3413" w14:textId="77777777" w:rsidR="00D2059B" w:rsidRPr="00DE2C3C" w:rsidRDefault="00D2059B" w:rsidP="00C5751A">
            <w:pPr>
              <w:spacing w:line="360" w:lineRule="auto"/>
              <w:ind w:left="360"/>
              <w:rPr>
                <w:rFonts w:cs="Times New Roman"/>
                <w:sz w:val="28"/>
                <w:szCs w:val="28"/>
              </w:rPr>
            </w:pPr>
          </w:p>
        </w:tc>
        <w:tc>
          <w:tcPr>
            <w:tcW w:w="4517" w:type="dxa"/>
            <w:vAlign w:val="center"/>
          </w:tcPr>
          <w:p w14:paraId="2BDCABCC" w14:textId="77777777" w:rsidR="00D2059B"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D2059B" w:rsidRPr="00DE2C3C">
              <w:rPr>
                <w:rFonts w:cs="Times New Roman"/>
                <w:sz w:val="28"/>
                <w:szCs w:val="28"/>
              </w:rPr>
              <w:t>Nếu hợp lệ, thêm</w:t>
            </w:r>
            <w:r w:rsidR="007158F6" w:rsidRPr="00DE2C3C">
              <w:rPr>
                <w:rFonts w:cs="Times New Roman"/>
                <w:sz w:val="28"/>
                <w:szCs w:val="28"/>
              </w:rPr>
              <w:t xml:space="preserve"> khách hàng</w:t>
            </w:r>
            <w:r w:rsidR="00D2059B" w:rsidRPr="00DE2C3C">
              <w:rPr>
                <w:rFonts w:cs="Times New Roman"/>
                <w:sz w:val="28"/>
                <w:szCs w:val="28"/>
              </w:rPr>
              <w:t xml:space="preserve"> vào trong hệ thống, hiển thị thông báo thành công</w:t>
            </w:r>
          </w:p>
        </w:tc>
      </w:tr>
      <w:tr w:rsidR="00D2059B" w:rsidRPr="00DE2C3C" w14:paraId="4C9EA64A" w14:textId="77777777" w:rsidTr="00FF129C">
        <w:trPr>
          <w:trHeight w:val="725"/>
          <w:jc w:val="center"/>
        </w:trPr>
        <w:tc>
          <w:tcPr>
            <w:tcW w:w="8733" w:type="dxa"/>
            <w:gridSpan w:val="3"/>
            <w:vAlign w:val="center"/>
          </w:tcPr>
          <w:p w14:paraId="5A5D6954" w14:textId="77777777" w:rsidR="00D2059B" w:rsidRPr="00DE2C3C" w:rsidRDefault="00D2059B" w:rsidP="00C5751A">
            <w:pPr>
              <w:spacing w:line="360" w:lineRule="auto"/>
              <w:ind w:left="360"/>
              <w:rPr>
                <w:rFonts w:cs="Times New Roman"/>
                <w:sz w:val="28"/>
                <w:szCs w:val="28"/>
              </w:rPr>
            </w:pPr>
          </w:p>
        </w:tc>
      </w:tr>
      <w:tr w:rsidR="00D2059B" w:rsidRPr="00DE2C3C" w14:paraId="36C4DC41" w14:textId="77777777" w:rsidTr="00FF129C">
        <w:trPr>
          <w:trHeight w:val="692"/>
          <w:jc w:val="center"/>
        </w:trPr>
        <w:tc>
          <w:tcPr>
            <w:tcW w:w="2246" w:type="dxa"/>
            <w:vAlign w:val="center"/>
          </w:tcPr>
          <w:p w14:paraId="7D5E3880"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lastRenderedPageBreak/>
              <w:t>Ngoại lệ</w:t>
            </w:r>
          </w:p>
        </w:tc>
        <w:tc>
          <w:tcPr>
            <w:tcW w:w="6487" w:type="dxa"/>
            <w:gridSpan w:val="2"/>
            <w:vAlign w:val="center"/>
          </w:tcPr>
          <w:p w14:paraId="22AA7B9D"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w:t>
            </w:r>
            <w:r w:rsidR="007158F6" w:rsidRPr="00DE2C3C">
              <w:rPr>
                <w:rFonts w:cs="Times New Roman"/>
                <w:sz w:val="28"/>
                <w:szCs w:val="28"/>
              </w:rPr>
              <w:t xml:space="preserve"> đồng bộ khách hàng</w:t>
            </w:r>
            <w:r w:rsidRPr="00DE2C3C">
              <w:rPr>
                <w:rFonts w:cs="Times New Roman"/>
                <w:sz w:val="28"/>
                <w:szCs w:val="28"/>
              </w:rPr>
              <w:t xml:space="preserve">, yêu cầu </w:t>
            </w:r>
            <w:r w:rsidR="007158F6" w:rsidRPr="00DE2C3C">
              <w:rPr>
                <w:rFonts w:cs="Times New Roman"/>
                <w:sz w:val="28"/>
                <w:szCs w:val="28"/>
              </w:rPr>
              <w:t>đồng bộ khách hàng</w:t>
            </w:r>
            <w:r w:rsidRPr="00DE2C3C">
              <w:rPr>
                <w:rFonts w:cs="Times New Roman"/>
                <w:sz w:val="28"/>
                <w:szCs w:val="28"/>
              </w:rPr>
              <w:t xml:space="preserve"> sẽ không được gửi lên hệ thống</w:t>
            </w:r>
          </w:p>
          <w:p w14:paraId="01550C48"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w:t>
            </w:r>
            <w:r w:rsidR="007158F6" w:rsidRPr="00DE2C3C">
              <w:rPr>
                <w:rFonts w:cs="Times New Roman"/>
                <w:sz w:val="28"/>
                <w:szCs w:val="28"/>
              </w:rPr>
              <w:t xml:space="preserve"> khách hàng</w:t>
            </w:r>
            <w:r w:rsidRPr="00DE2C3C">
              <w:rPr>
                <w:rFonts w:cs="Times New Roman"/>
                <w:sz w:val="28"/>
                <w:szCs w:val="28"/>
              </w:rPr>
              <w:t xml:space="preserve"> không hợp lệ thì</w:t>
            </w:r>
            <w:r w:rsidR="007158F6" w:rsidRPr="00DE2C3C">
              <w:rPr>
                <w:rFonts w:cs="Times New Roman"/>
                <w:sz w:val="28"/>
                <w:szCs w:val="28"/>
              </w:rPr>
              <w:t xml:space="preserve"> khách hàng</w:t>
            </w:r>
            <w:r w:rsidRPr="00DE2C3C">
              <w:rPr>
                <w:rFonts w:cs="Times New Roman"/>
                <w:sz w:val="28"/>
                <w:szCs w:val="28"/>
              </w:rPr>
              <w:t xml:space="preserve"> sẽ không được thêm vào trong hệ thống, đồng thời thông báo về lý do không hợp lệ sẽ được hiển thị</w:t>
            </w:r>
          </w:p>
        </w:tc>
      </w:tr>
    </w:tbl>
    <w:p w14:paraId="39428900" w14:textId="77777777" w:rsidR="00D2059B" w:rsidRPr="00DE2C3C" w:rsidRDefault="00D2059B" w:rsidP="00C5751A">
      <w:pPr>
        <w:spacing w:line="360" w:lineRule="auto"/>
        <w:rPr>
          <w:rFonts w:cs="Times New Roman"/>
          <w:sz w:val="28"/>
          <w:szCs w:val="28"/>
        </w:rPr>
      </w:pPr>
    </w:p>
    <w:p w14:paraId="488E8CB5" w14:textId="77777777" w:rsidR="00D2059B"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2.4.6.2. </w:t>
      </w:r>
      <w:r w:rsidR="00D2059B" w:rsidRPr="00DE2C3C">
        <w:rPr>
          <w:rFonts w:ascii="Times New Roman" w:hAnsi="Times New Roman" w:cs="Times New Roman"/>
          <w:sz w:val="28"/>
          <w:szCs w:val="28"/>
        </w:rPr>
        <w:t xml:space="preserve">Ca sử dụng sửa </w:t>
      </w:r>
      <w:r w:rsidR="007158F6" w:rsidRPr="00DE2C3C">
        <w:rPr>
          <w:rFonts w:ascii="Times New Roman" w:hAnsi="Times New Roman" w:cs="Times New Roman"/>
          <w:sz w:val="28"/>
          <w:szCs w:val="28"/>
        </w:rPr>
        <w:t>khách hàng</w:t>
      </w:r>
    </w:p>
    <w:p w14:paraId="1FB8CF14" w14:textId="77777777" w:rsidR="00D2059B" w:rsidRPr="00DE2C3C" w:rsidRDefault="00D2059B"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D2059B" w:rsidRPr="00DE2C3C" w14:paraId="6900E5ED" w14:textId="77777777" w:rsidTr="00FF129C">
        <w:trPr>
          <w:trHeight w:val="823"/>
        </w:trPr>
        <w:tc>
          <w:tcPr>
            <w:tcW w:w="2582" w:type="dxa"/>
            <w:vAlign w:val="center"/>
          </w:tcPr>
          <w:p w14:paraId="0FECE525"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0E1F7CBC"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 xml:space="preserve">Sửa </w:t>
            </w:r>
            <w:r w:rsidR="007158F6" w:rsidRPr="00DE2C3C">
              <w:rPr>
                <w:rFonts w:cs="Times New Roman"/>
                <w:sz w:val="28"/>
                <w:szCs w:val="28"/>
              </w:rPr>
              <w:t>khách hàng</w:t>
            </w:r>
          </w:p>
        </w:tc>
      </w:tr>
      <w:tr w:rsidR="00D2059B" w:rsidRPr="00DE2C3C" w14:paraId="365616A7" w14:textId="77777777" w:rsidTr="00FF129C">
        <w:trPr>
          <w:trHeight w:val="692"/>
        </w:trPr>
        <w:tc>
          <w:tcPr>
            <w:tcW w:w="2582" w:type="dxa"/>
            <w:vAlign w:val="center"/>
          </w:tcPr>
          <w:p w14:paraId="6281A6B0"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22E495DD"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Quản trị viên</w:t>
            </w:r>
            <w:r w:rsidR="007158F6" w:rsidRPr="00DE2C3C">
              <w:rPr>
                <w:rFonts w:cs="Times New Roman"/>
                <w:sz w:val="28"/>
                <w:szCs w:val="28"/>
              </w:rPr>
              <w:t>,Nhân viên</w:t>
            </w:r>
          </w:p>
        </w:tc>
      </w:tr>
      <w:tr w:rsidR="00D2059B" w:rsidRPr="00DE2C3C" w14:paraId="72066288" w14:textId="77777777" w:rsidTr="00FF129C">
        <w:trPr>
          <w:trHeight w:val="692"/>
        </w:trPr>
        <w:tc>
          <w:tcPr>
            <w:tcW w:w="2582" w:type="dxa"/>
            <w:vAlign w:val="center"/>
          </w:tcPr>
          <w:p w14:paraId="1FAFD691" w14:textId="77777777" w:rsidR="00D2059B" w:rsidRPr="00DE2C3C" w:rsidRDefault="00D2059B"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14:paraId="37C7409C"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Ca sử dụng đăng nhập</w:t>
            </w:r>
          </w:p>
        </w:tc>
      </w:tr>
      <w:tr w:rsidR="00D2059B" w:rsidRPr="00DE2C3C" w14:paraId="1E9E7718" w14:textId="77777777" w:rsidTr="00FF129C">
        <w:trPr>
          <w:trHeight w:val="725"/>
        </w:trPr>
        <w:tc>
          <w:tcPr>
            <w:tcW w:w="2582" w:type="dxa"/>
            <w:vAlign w:val="center"/>
          </w:tcPr>
          <w:p w14:paraId="79FEEEA5"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441617DE"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Cho phép sửa một</w:t>
            </w:r>
            <w:r w:rsidR="007158F6" w:rsidRPr="00DE2C3C">
              <w:rPr>
                <w:rFonts w:cs="Times New Roman"/>
                <w:sz w:val="28"/>
                <w:szCs w:val="28"/>
              </w:rPr>
              <w:t xml:space="preserve"> khách hàng</w:t>
            </w:r>
            <w:r w:rsidRPr="00DE2C3C">
              <w:rPr>
                <w:rFonts w:cs="Times New Roman"/>
                <w:sz w:val="28"/>
                <w:szCs w:val="28"/>
              </w:rPr>
              <w:t xml:space="preserve"> trong hệ thống</w:t>
            </w:r>
          </w:p>
        </w:tc>
      </w:tr>
      <w:tr w:rsidR="00D2059B" w:rsidRPr="00DE2C3C" w14:paraId="52AC3C8D" w14:textId="77777777" w:rsidTr="00FF129C">
        <w:trPr>
          <w:trHeight w:val="692"/>
        </w:trPr>
        <w:tc>
          <w:tcPr>
            <w:tcW w:w="2582" w:type="dxa"/>
            <w:vAlign w:val="center"/>
          </w:tcPr>
          <w:p w14:paraId="404B8639"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2C68FC85"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D2059B" w:rsidRPr="00DE2C3C" w14:paraId="25F81A1F" w14:textId="77777777" w:rsidTr="00FF129C">
        <w:trPr>
          <w:trHeight w:val="692"/>
        </w:trPr>
        <w:tc>
          <w:tcPr>
            <w:tcW w:w="2582" w:type="dxa"/>
            <w:vAlign w:val="center"/>
          </w:tcPr>
          <w:p w14:paraId="349BDCF1"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5A77DCB8"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Thành công: Thông tin về</w:t>
            </w:r>
            <w:r w:rsidR="007158F6" w:rsidRPr="00DE2C3C">
              <w:rPr>
                <w:rFonts w:cs="Times New Roman"/>
                <w:sz w:val="28"/>
                <w:szCs w:val="28"/>
              </w:rPr>
              <w:t xml:space="preserve"> khách hàng</w:t>
            </w:r>
            <w:r w:rsidRPr="00DE2C3C">
              <w:rPr>
                <w:rFonts w:cs="Times New Roman"/>
                <w:sz w:val="28"/>
                <w:szCs w:val="28"/>
              </w:rPr>
              <w:t xml:space="preserve"> sẽ được cập nhật vào trong CSDL, hiển thị thông báo cập nhật</w:t>
            </w:r>
            <w:r w:rsidR="007158F6" w:rsidRPr="00DE2C3C">
              <w:rPr>
                <w:rFonts w:cs="Times New Roman"/>
                <w:sz w:val="28"/>
                <w:szCs w:val="28"/>
              </w:rPr>
              <w:t xml:space="preserve"> khách hàng</w:t>
            </w:r>
            <w:r w:rsidRPr="00DE2C3C">
              <w:rPr>
                <w:rFonts w:cs="Times New Roman"/>
                <w:sz w:val="28"/>
                <w:szCs w:val="28"/>
              </w:rPr>
              <w:t xml:space="preserve"> thành công.</w:t>
            </w:r>
          </w:p>
          <w:p w14:paraId="435B7083" w14:textId="77777777" w:rsidR="00D2059B" w:rsidRPr="00DE2C3C" w:rsidRDefault="00D2059B" w:rsidP="00C5751A">
            <w:pPr>
              <w:spacing w:line="360" w:lineRule="auto"/>
              <w:ind w:left="360"/>
              <w:rPr>
                <w:rFonts w:cs="Times New Roman"/>
                <w:sz w:val="28"/>
                <w:szCs w:val="28"/>
              </w:rPr>
            </w:pPr>
            <w:r w:rsidRPr="00DE2C3C">
              <w:rPr>
                <w:rFonts w:cs="Times New Roman"/>
                <w:sz w:val="28"/>
                <w:szCs w:val="28"/>
              </w:rPr>
              <w:t>Không thành công: Hiển thị thông báo lý do sửa</w:t>
            </w:r>
            <w:r w:rsidR="007158F6" w:rsidRPr="00DE2C3C">
              <w:rPr>
                <w:rFonts w:cs="Times New Roman"/>
                <w:sz w:val="28"/>
                <w:szCs w:val="28"/>
              </w:rPr>
              <w:t xml:space="preserve"> khách hàng</w:t>
            </w:r>
            <w:r w:rsidRPr="00DE2C3C">
              <w:rPr>
                <w:rFonts w:cs="Times New Roman"/>
                <w:sz w:val="28"/>
                <w:szCs w:val="28"/>
              </w:rPr>
              <w:t xml:space="preserve"> không thành công, trạng thái của hệ thống không thay đổi</w:t>
            </w:r>
          </w:p>
        </w:tc>
      </w:tr>
      <w:tr w:rsidR="00D2059B" w:rsidRPr="00DE2C3C" w14:paraId="6FC1A5E8" w14:textId="77777777" w:rsidTr="00FF129C">
        <w:trPr>
          <w:trHeight w:val="692"/>
        </w:trPr>
        <w:tc>
          <w:tcPr>
            <w:tcW w:w="2582" w:type="dxa"/>
            <w:vAlign w:val="center"/>
          </w:tcPr>
          <w:p w14:paraId="3A0EEA82" w14:textId="77777777" w:rsidR="00D2059B" w:rsidRPr="00DE2C3C" w:rsidRDefault="00D2059B"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69474F7F" w14:textId="77777777" w:rsidR="00D2059B" w:rsidRPr="00DE2C3C" w:rsidRDefault="00B32DC3" w:rsidP="00C5751A">
            <w:pPr>
              <w:spacing w:line="360" w:lineRule="auto"/>
              <w:ind w:left="360"/>
              <w:rPr>
                <w:rFonts w:cs="Times New Roman"/>
                <w:sz w:val="28"/>
                <w:szCs w:val="28"/>
              </w:rPr>
            </w:pPr>
            <w:r w:rsidRPr="00DE2C3C">
              <w:rPr>
                <w:rFonts w:cs="Times New Roman"/>
                <w:sz w:val="28"/>
                <w:szCs w:val="28"/>
              </w:rPr>
              <w:t>Khách hàng phải tồn tại trong hệ thống, nếu không hệ thống sẽ thêm mới một khách hàng với thông tin như người dùng nhập vào</w:t>
            </w:r>
          </w:p>
        </w:tc>
      </w:tr>
    </w:tbl>
    <w:p w14:paraId="7306AF43" w14:textId="77777777" w:rsidR="00D2059B" w:rsidRPr="00DE2C3C" w:rsidRDefault="00D2059B" w:rsidP="00C5751A">
      <w:pPr>
        <w:spacing w:line="360" w:lineRule="auto"/>
        <w:rPr>
          <w:rFonts w:cs="Times New Roman"/>
          <w:sz w:val="28"/>
          <w:szCs w:val="28"/>
        </w:rPr>
      </w:pPr>
    </w:p>
    <w:p w14:paraId="627E9273" w14:textId="77777777" w:rsidR="00D2059B" w:rsidRPr="00DE2C3C" w:rsidRDefault="00D2059B" w:rsidP="00C5751A">
      <w:pPr>
        <w:spacing w:line="360" w:lineRule="auto"/>
        <w:rPr>
          <w:rFonts w:cs="Times New Roman"/>
          <w:sz w:val="28"/>
          <w:szCs w:val="28"/>
        </w:rPr>
      </w:pPr>
      <w:r w:rsidRPr="00DE2C3C">
        <w:rPr>
          <w:rFonts w:cs="Times New Roman"/>
          <w:sz w:val="28"/>
          <w:szCs w:val="28"/>
        </w:rPr>
        <w:lastRenderedPageBreak/>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14:paraId="1173F333" w14:textId="77777777" w:rsidTr="00FF129C">
        <w:trPr>
          <w:trHeight w:val="823"/>
          <w:jc w:val="center"/>
        </w:trPr>
        <w:tc>
          <w:tcPr>
            <w:tcW w:w="4216" w:type="dxa"/>
            <w:gridSpan w:val="2"/>
            <w:vAlign w:val="center"/>
          </w:tcPr>
          <w:p w14:paraId="2CC54262"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26908611"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14:paraId="67CF86DD" w14:textId="77777777" w:rsidTr="00FF129C">
        <w:trPr>
          <w:trHeight w:val="692"/>
          <w:jc w:val="center"/>
        </w:trPr>
        <w:tc>
          <w:tcPr>
            <w:tcW w:w="4216" w:type="dxa"/>
            <w:gridSpan w:val="2"/>
            <w:vAlign w:val="center"/>
          </w:tcPr>
          <w:p w14:paraId="2845A7C5"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hóa đơn, chọn thêm hóa đơn rồi nhập thông tin khách hàng</w:t>
            </w:r>
          </w:p>
        </w:tc>
        <w:tc>
          <w:tcPr>
            <w:tcW w:w="4517" w:type="dxa"/>
            <w:vAlign w:val="center"/>
          </w:tcPr>
          <w:p w14:paraId="13420BE8"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đồng bộ khách hàng</w:t>
            </w:r>
          </w:p>
        </w:tc>
      </w:tr>
      <w:tr w:rsidR="00B32DC3" w:rsidRPr="00DE2C3C" w14:paraId="30FF78FC" w14:textId="77777777" w:rsidTr="00FF129C">
        <w:trPr>
          <w:trHeight w:val="692"/>
          <w:jc w:val="center"/>
        </w:trPr>
        <w:tc>
          <w:tcPr>
            <w:tcW w:w="4216" w:type="dxa"/>
            <w:gridSpan w:val="2"/>
            <w:vAlign w:val="center"/>
          </w:tcPr>
          <w:p w14:paraId="1F75C658"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đồng bộ khách hàng</w:t>
            </w:r>
          </w:p>
        </w:tc>
        <w:tc>
          <w:tcPr>
            <w:tcW w:w="4517" w:type="dxa"/>
            <w:vAlign w:val="center"/>
          </w:tcPr>
          <w:p w14:paraId="0446F3B1"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Kiểm tra thông tin có hợp lệ</w:t>
            </w:r>
          </w:p>
        </w:tc>
      </w:tr>
      <w:tr w:rsidR="00B32DC3" w:rsidRPr="00DE2C3C" w14:paraId="08CAA267" w14:textId="77777777" w:rsidTr="00FF129C">
        <w:trPr>
          <w:trHeight w:val="692"/>
          <w:jc w:val="center"/>
        </w:trPr>
        <w:tc>
          <w:tcPr>
            <w:tcW w:w="4216" w:type="dxa"/>
            <w:gridSpan w:val="2"/>
            <w:vAlign w:val="center"/>
          </w:tcPr>
          <w:p w14:paraId="53D1316A" w14:textId="77777777" w:rsidR="00B32DC3" w:rsidRPr="00DE2C3C" w:rsidRDefault="00B32DC3" w:rsidP="00C5751A">
            <w:pPr>
              <w:spacing w:line="360" w:lineRule="auto"/>
              <w:ind w:left="360"/>
              <w:rPr>
                <w:rFonts w:cs="Times New Roman"/>
                <w:sz w:val="28"/>
                <w:szCs w:val="28"/>
              </w:rPr>
            </w:pPr>
          </w:p>
        </w:tc>
        <w:tc>
          <w:tcPr>
            <w:tcW w:w="4517" w:type="dxa"/>
            <w:vAlign w:val="center"/>
          </w:tcPr>
          <w:p w14:paraId="1B618F7E"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Nếu hợp lệ, cập nhật thông tin khách hàng vào trong hệ thống, hiển thị thông báo thành công</w:t>
            </w:r>
          </w:p>
        </w:tc>
      </w:tr>
      <w:tr w:rsidR="00B32DC3" w:rsidRPr="00DE2C3C" w14:paraId="012F22F8" w14:textId="77777777" w:rsidTr="00FF129C">
        <w:trPr>
          <w:trHeight w:val="725"/>
          <w:jc w:val="center"/>
        </w:trPr>
        <w:tc>
          <w:tcPr>
            <w:tcW w:w="8733" w:type="dxa"/>
            <w:gridSpan w:val="3"/>
            <w:vAlign w:val="center"/>
          </w:tcPr>
          <w:p w14:paraId="60C503C9" w14:textId="77777777" w:rsidR="00B32DC3" w:rsidRPr="00DE2C3C" w:rsidRDefault="00B32DC3" w:rsidP="00C5751A">
            <w:pPr>
              <w:spacing w:line="360" w:lineRule="auto"/>
              <w:ind w:left="360"/>
              <w:rPr>
                <w:rFonts w:cs="Times New Roman"/>
                <w:sz w:val="28"/>
                <w:szCs w:val="28"/>
              </w:rPr>
            </w:pPr>
          </w:p>
        </w:tc>
      </w:tr>
      <w:tr w:rsidR="00B32DC3" w:rsidRPr="00DE2C3C" w14:paraId="2C9188AA" w14:textId="77777777" w:rsidTr="00FF129C">
        <w:trPr>
          <w:trHeight w:val="692"/>
          <w:jc w:val="center"/>
        </w:trPr>
        <w:tc>
          <w:tcPr>
            <w:tcW w:w="2246" w:type="dxa"/>
            <w:vAlign w:val="center"/>
          </w:tcPr>
          <w:p w14:paraId="085D3B9F"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7BC4E6BA"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3</w:t>
            </w:r>
            <w:r w:rsidRPr="00DE2C3C">
              <w:rPr>
                <w:rFonts w:cs="Times New Roman"/>
                <w:sz w:val="28"/>
                <w:szCs w:val="28"/>
              </w:rPr>
              <w:t>:  người dùng không xác nhận đồng bộ khách hàng, yêu cầu đồng bộ khách hàng sẽ không được gửi lên hệ thống</w:t>
            </w:r>
          </w:p>
          <w:p w14:paraId="4BD45A1B"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4336A9" w:rsidRPr="00DE2C3C">
              <w:rPr>
                <w:rFonts w:cs="Times New Roman"/>
                <w:sz w:val="28"/>
                <w:szCs w:val="28"/>
              </w:rPr>
              <w:t>c 5</w:t>
            </w:r>
            <w:r w:rsidRPr="00DE2C3C">
              <w:rPr>
                <w:rFonts w:cs="Times New Roman"/>
                <w:sz w:val="28"/>
                <w:szCs w:val="28"/>
              </w:rPr>
              <w:t>: nếu thông tin khách hàng không hợp lệ thì khách hàng sẽ không được cập nhật vào trong hệ thống, đồng thời thông báo về lý do không hợp lệ sẽ được hiển thị</w:t>
            </w:r>
          </w:p>
        </w:tc>
      </w:tr>
    </w:tbl>
    <w:p w14:paraId="6634A6D7" w14:textId="77777777" w:rsidR="004D52BD" w:rsidRPr="00DE2C3C" w:rsidRDefault="004D52BD" w:rsidP="00C5751A">
      <w:pPr>
        <w:spacing w:line="360" w:lineRule="auto"/>
        <w:rPr>
          <w:rFonts w:cs="Times New Roman"/>
          <w:sz w:val="28"/>
          <w:szCs w:val="28"/>
        </w:rPr>
      </w:pPr>
    </w:p>
    <w:p w14:paraId="0CF17215" w14:textId="77777777" w:rsidR="00B32DC3" w:rsidRPr="00DE2C3C" w:rsidRDefault="00F12233"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 </w:t>
      </w:r>
      <w:r w:rsidR="00B32DC3" w:rsidRPr="00DE2C3C">
        <w:rPr>
          <w:rFonts w:ascii="Times New Roman" w:hAnsi="Times New Roman" w:cs="Times New Roman"/>
          <w:sz w:val="28"/>
          <w:szCs w:val="28"/>
        </w:rPr>
        <w:t>Gói quản lý nhà cung cấp</w:t>
      </w:r>
    </w:p>
    <w:p w14:paraId="25B2394A" w14:textId="77777777"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2.4.7.1. </w:t>
      </w:r>
      <w:r w:rsidR="00B32DC3" w:rsidRPr="00DE2C3C">
        <w:rPr>
          <w:rFonts w:ascii="Times New Roman" w:hAnsi="Times New Roman" w:cs="Times New Roman"/>
          <w:sz w:val="28"/>
          <w:szCs w:val="28"/>
        </w:rPr>
        <w:t>Ca sử dụng tìm kiếm nhà cung cấp</w:t>
      </w:r>
    </w:p>
    <w:p w14:paraId="414CA56C" w14:textId="77777777"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603"/>
        <w:gridCol w:w="6130"/>
      </w:tblGrid>
      <w:tr w:rsidR="00B32DC3" w:rsidRPr="00DE2C3C" w14:paraId="346EBF67" w14:textId="77777777" w:rsidTr="00FF129C">
        <w:trPr>
          <w:trHeight w:val="823"/>
        </w:trPr>
        <w:tc>
          <w:tcPr>
            <w:tcW w:w="2603" w:type="dxa"/>
            <w:vAlign w:val="center"/>
          </w:tcPr>
          <w:p w14:paraId="3472FC66"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30" w:type="dxa"/>
            <w:vAlign w:val="center"/>
          </w:tcPr>
          <w:p w14:paraId="3A499891"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Tìm kiếm nhà cung cấp</w:t>
            </w:r>
          </w:p>
        </w:tc>
      </w:tr>
      <w:tr w:rsidR="00B32DC3" w:rsidRPr="00DE2C3C" w14:paraId="6BBF86B1" w14:textId="77777777" w:rsidTr="00FF129C">
        <w:trPr>
          <w:trHeight w:val="692"/>
        </w:trPr>
        <w:tc>
          <w:tcPr>
            <w:tcW w:w="2603" w:type="dxa"/>
            <w:vAlign w:val="center"/>
          </w:tcPr>
          <w:p w14:paraId="17B1AC4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30" w:type="dxa"/>
            <w:vAlign w:val="center"/>
          </w:tcPr>
          <w:p w14:paraId="162A31A7"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14:paraId="1E34E61C" w14:textId="77777777" w:rsidTr="00FF129C">
        <w:trPr>
          <w:trHeight w:val="692"/>
        </w:trPr>
        <w:tc>
          <w:tcPr>
            <w:tcW w:w="2603" w:type="dxa"/>
            <w:vAlign w:val="center"/>
          </w:tcPr>
          <w:p w14:paraId="2D9F28E4" w14:textId="77777777"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30" w:type="dxa"/>
            <w:vAlign w:val="center"/>
          </w:tcPr>
          <w:p w14:paraId="4DF07E95"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14:paraId="1F11C9EF" w14:textId="77777777" w:rsidTr="00FF129C">
        <w:trPr>
          <w:trHeight w:val="725"/>
        </w:trPr>
        <w:tc>
          <w:tcPr>
            <w:tcW w:w="2603" w:type="dxa"/>
            <w:vAlign w:val="center"/>
          </w:tcPr>
          <w:p w14:paraId="6E6C7AB0"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30" w:type="dxa"/>
            <w:vAlign w:val="center"/>
          </w:tcPr>
          <w:p w14:paraId="52ABACD2"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tìm kiếm một nhà cung cấp trong hệ thống bằng tên nhà cung cấp</w:t>
            </w:r>
          </w:p>
        </w:tc>
      </w:tr>
      <w:tr w:rsidR="00B32DC3" w:rsidRPr="00DE2C3C" w14:paraId="13117EE5" w14:textId="77777777" w:rsidTr="00FF129C">
        <w:trPr>
          <w:trHeight w:val="692"/>
        </w:trPr>
        <w:tc>
          <w:tcPr>
            <w:tcW w:w="2603" w:type="dxa"/>
            <w:vAlign w:val="center"/>
          </w:tcPr>
          <w:p w14:paraId="087CA0E8"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30" w:type="dxa"/>
            <w:vAlign w:val="center"/>
          </w:tcPr>
          <w:p w14:paraId="303597E8"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14:paraId="22A5F0D2" w14:textId="77777777" w:rsidTr="00FF129C">
        <w:trPr>
          <w:trHeight w:val="692"/>
        </w:trPr>
        <w:tc>
          <w:tcPr>
            <w:tcW w:w="2603" w:type="dxa"/>
            <w:vAlign w:val="center"/>
          </w:tcPr>
          <w:p w14:paraId="213DC1FA"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30" w:type="dxa"/>
            <w:vAlign w:val="center"/>
          </w:tcPr>
          <w:p w14:paraId="594762CB"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Hiển thị danh sách các nhà cung cấp theo yêu cầu</w:t>
            </w:r>
          </w:p>
        </w:tc>
      </w:tr>
      <w:tr w:rsidR="00B32DC3" w:rsidRPr="00DE2C3C" w14:paraId="6149D82A" w14:textId="77777777" w:rsidTr="00FF129C">
        <w:trPr>
          <w:trHeight w:val="692"/>
        </w:trPr>
        <w:tc>
          <w:tcPr>
            <w:tcW w:w="2603" w:type="dxa"/>
            <w:vAlign w:val="center"/>
          </w:tcPr>
          <w:p w14:paraId="5314716B"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30" w:type="dxa"/>
            <w:vAlign w:val="center"/>
          </w:tcPr>
          <w:p w14:paraId="524FFA80"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14:paraId="68F6B107" w14:textId="77777777" w:rsidR="00B32DC3" w:rsidRPr="00DE2C3C" w:rsidRDefault="00B32DC3" w:rsidP="00C5751A">
      <w:pPr>
        <w:spacing w:line="360" w:lineRule="auto"/>
        <w:rPr>
          <w:rFonts w:cs="Times New Roman"/>
          <w:sz w:val="28"/>
          <w:szCs w:val="28"/>
        </w:rPr>
      </w:pPr>
    </w:p>
    <w:p w14:paraId="5AF2375A" w14:textId="77777777"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FF129C"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62"/>
        <w:gridCol w:w="1964"/>
        <w:gridCol w:w="4507"/>
      </w:tblGrid>
      <w:tr w:rsidR="00B32DC3" w:rsidRPr="00DE2C3C" w14:paraId="759F6742" w14:textId="77777777" w:rsidTr="00FF129C">
        <w:trPr>
          <w:trHeight w:val="823"/>
          <w:jc w:val="center"/>
        </w:trPr>
        <w:tc>
          <w:tcPr>
            <w:tcW w:w="4226" w:type="dxa"/>
            <w:gridSpan w:val="2"/>
            <w:vAlign w:val="center"/>
          </w:tcPr>
          <w:p w14:paraId="1942616C"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07" w:type="dxa"/>
            <w:vAlign w:val="center"/>
          </w:tcPr>
          <w:p w14:paraId="22A02B07"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14:paraId="1C6F7514" w14:textId="77777777" w:rsidTr="00FF129C">
        <w:trPr>
          <w:trHeight w:val="692"/>
          <w:jc w:val="center"/>
        </w:trPr>
        <w:tc>
          <w:tcPr>
            <w:tcW w:w="4226" w:type="dxa"/>
            <w:gridSpan w:val="2"/>
            <w:vAlign w:val="center"/>
          </w:tcPr>
          <w:p w14:paraId="7F494642"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Nhập tên nhà cung cấp vào ô tìm kiếm</w:t>
            </w:r>
          </w:p>
        </w:tc>
        <w:tc>
          <w:tcPr>
            <w:tcW w:w="4507" w:type="dxa"/>
            <w:vAlign w:val="center"/>
          </w:tcPr>
          <w:p w14:paraId="391958C6"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Thực hiện tìm kiếm</w:t>
            </w:r>
          </w:p>
        </w:tc>
      </w:tr>
      <w:tr w:rsidR="00B32DC3" w:rsidRPr="00DE2C3C" w14:paraId="65674100" w14:textId="77777777" w:rsidTr="00FF129C">
        <w:trPr>
          <w:trHeight w:val="692"/>
          <w:jc w:val="center"/>
        </w:trPr>
        <w:tc>
          <w:tcPr>
            <w:tcW w:w="4226" w:type="dxa"/>
            <w:gridSpan w:val="2"/>
            <w:vAlign w:val="center"/>
          </w:tcPr>
          <w:p w14:paraId="7AEB4F3D" w14:textId="77777777" w:rsidR="00B32DC3" w:rsidRPr="00DE2C3C" w:rsidRDefault="00B32DC3" w:rsidP="00C5751A">
            <w:pPr>
              <w:spacing w:line="360" w:lineRule="auto"/>
              <w:ind w:left="360"/>
              <w:rPr>
                <w:rFonts w:cs="Times New Roman"/>
                <w:sz w:val="28"/>
                <w:szCs w:val="28"/>
              </w:rPr>
            </w:pPr>
          </w:p>
        </w:tc>
        <w:tc>
          <w:tcPr>
            <w:tcW w:w="4507" w:type="dxa"/>
            <w:vAlign w:val="center"/>
          </w:tcPr>
          <w:p w14:paraId="304BC23C" w14:textId="77777777" w:rsidR="00B32DC3" w:rsidRPr="00DE2C3C" w:rsidRDefault="004336A9"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Hiển thị kết quả tìm kiếm</w:t>
            </w:r>
          </w:p>
        </w:tc>
      </w:tr>
      <w:tr w:rsidR="00B32DC3" w:rsidRPr="00DE2C3C" w14:paraId="31C62921" w14:textId="77777777" w:rsidTr="00FF129C">
        <w:trPr>
          <w:trHeight w:val="725"/>
          <w:jc w:val="center"/>
        </w:trPr>
        <w:tc>
          <w:tcPr>
            <w:tcW w:w="8733" w:type="dxa"/>
            <w:gridSpan w:val="3"/>
            <w:vAlign w:val="center"/>
          </w:tcPr>
          <w:p w14:paraId="45358899" w14:textId="77777777" w:rsidR="00B32DC3" w:rsidRPr="00DE2C3C" w:rsidRDefault="00B32DC3" w:rsidP="00C5751A">
            <w:pPr>
              <w:spacing w:line="360" w:lineRule="auto"/>
              <w:ind w:left="360"/>
              <w:rPr>
                <w:rFonts w:cs="Times New Roman"/>
                <w:sz w:val="28"/>
                <w:szCs w:val="28"/>
              </w:rPr>
            </w:pPr>
          </w:p>
        </w:tc>
      </w:tr>
      <w:tr w:rsidR="00B32DC3" w:rsidRPr="00DE2C3C" w14:paraId="351237AE" w14:textId="77777777" w:rsidTr="00FF129C">
        <w:trPr>
          <w:trHeight w:val="692"/>
          <w:jc w:val="center"/>
        </w:trPr>
        <w:tc>
          <w:tcPr>
            <w:tcW w:w="2262" w:type="dxa"/>
            <w:vAlign w:val="center"/>
          </w:tcPr>
          <w:p w14:paraId="1A249EC6"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71" w:type="dxa"/>
            <w:gridSpan w:val="2"/>
            <w:vAlign w:val="center"/>
          </w:tcPr>
          <w:p w14:paraId="09EBC5DC"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14:paraId="16EECEE0" w14:textId="77777777" w:rsidR="00B32DC3" w:rsidRPr="00DE2C3C" w:rsidRDefault="00B32DC3" w:rsidP="00C5751A">
      <w:pPr>
        <w:spacing w:line="360" w:lineRule="auto"/>
        <w:rPr>
          <w:rFonts w:cs="Times New Roman"/>
          <w:sz w:val="28"/>
          <w:szCs w:val="28"/>
        </w:rPr>
      </w:pPr>
    </w:p>
    <w:p w14:paraId="628337D9" w14:textId="77777777" w:rsidR="00B32DC3" w:rsidRPr="00DE2C3C" w:rsidRDefault="00B32DC3" w:rsidP="00C5751A">
      <w:pPr>
        <w:spacing w:line="360" w:lineRule="auto"/>
        <w:rPr>
          <w:rFonts w:cs="Times New Roman"/>
          <w:sz w:val="28"/>
          <w:szCs w:val="28"/>
        </w:rPr>
      </w:pPr>
    </w:p>
    <w:p w14:paraId="5F025CD1" w14:textId="77777777"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FF129C" w:rsidRPr="00DE2C3C">
        <w:rPr>
          <w:rFonts w:ascii="Times New Roman" w:hAnsi="Times New Roman" w:cs="Times New Roman"/>
          <w:sz w:val="28"/>
          <w:szCs w:val="28"/>
        </w:rPr>
        <w:t xml:space="preserve">2.4.7.2. </w:t>
      </w:r>
      <w:r w:rsidR="00B32DC3" w:rsidRPr="00DE2C3C">
        <w:rPr>
          <w:rFonts w:ascii="Times New Roman" w:hAnsi="Times New Roman" w:cs="Times New Roman"/>
          <w:sz w:val="28"/>
          <w:szCs w:val="28"/>
        </w:rPr>
        <w:t>Ca sử dụng thêm nhà cung cấp</w:t>
      </w:r>
    </w:p>
    <w:p w14:paraId="78AFA7B9" w14:textId="77777777"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14:paraId="6539ED7C" w14:textId="77777777" w:rsidTr="00021AE4">
        <w:trPr>
          <w:trHeight w:val="823"/>
        </w:trPr>
        <w:tc>
          <w:tcPr>
            <w:tcW w:w="2582" w:type="dxa"/>
            <w:vAlign w:val="center"/>
          </w:tcPr>
          <w:p w14:paraId="05C25055"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0A90848E"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Thêm nhân nhà cung cấp</w:t>
            </w:r>
          </w:p>
        </w:tc>
      </w:tr>
      <w:tr w:rsidR="00B32DC3" w:rsidRPr="00DE2C3C" w14:paraId="1800D2A8" w14:textId="77777777" w:rsidTr="00021AE4">
        <w:trPr>
          <w:trHeight w:val="692"/>
        </w:trPr>
        <w:tc>
          <w:tcPr>
            <w:tcW w:w="2582" w:type="dxa"/>
            <w:vAlign w:val="center"/>
          </w:tcPr>
          <w:p w14:paraId="7A58AD32"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36F960BC"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14:paraId="7B549DA3" w14:textId="77777777" w:rsidTr="00021AE4">
        <w:trPr>
          <w:trHeight w:val="692"/>
        </w:trPr>
        <w:tc>
          <w:tcPr>
            <w:tcW w:w="2582" w:type="dxa"/>
            <w:vAlign w:val="center"/>
          </w:tcPr>
          <w:p w14:paraId="729E4002" w14:textId="77777777"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14:paraId="3C0A89C8"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14:paraId="354E19C9" w14:textId="77777777" w:rsidTr="00021AE4">
        <w:trPr>
          <w:trHeight w:val="725"/>
        </w:trPr>
        <w:tc>
          <w:tcPr>
            <w:tcW w:w="2582" w:type="dxa"/>
            <w:vAlign w:val="center"/>
          </w:tcPr>
          <w:p w14:paraId="78306A3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Mô tả chung</w:t>
            </w:r>
          </w:p>
        </w:tc>
        <w:tc>
          <w:tcPr>
            <w:tcW w:w="6151" w:type="dxa"/>
            <w:vAlign w:val="center"/>
          </w:tcPr>
          <w:p w14:paraId="74672D9F"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thêm một nhà cung cấp vào trong hệ thống</w:t>
            </w:r>
          </w:p>
        </w:tc>
      </w:tr>
      <w:tr w:rsidR="00B32DC3" w:rsidRPr="00DE2C3C" w14:paraId="39604A68" w14:textId="77777777" w:rsidTr="00021AE4">
        <w:trPr>
          <w:trHeight w:val="692"/>
        </w:trPr>
        <w:tc>
          <w:tcPr>
            <w:tcW w:w="2582" w:type="dxa"/>
            <w:vAlign w:val="center"/>
          </w:tcPr>
          <w:p w14:paraId="103FF297"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004A31AC"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14:paraId="03F15585" w14:textId="77777777" w:rsidTr="00021AE4">
        <w:trPr>
          <w:trHeight w:val="692"/>
        </w:trPr>
        <w:tc>
          <w:tcPr>
            <w:tcW w:w="2582" w:type="dxa"/>
            <w:vAlign w:val="center"/>
          </w:tcPr>
          <w:p w14:paraId="3E135718"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0700F762"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Một nhà cung cấp mới sẽ được thêm vào trong CSDl, hiển thị thông báo thêm nhà cung cấp thành công.</w:t>
            </w:r>
          </w:p>
          <w:p w14:paraId="4B1F1EE7"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thêm nhà cung cấp không thành công, trạng thái của hệ thống không thay đổi</w:t>
            </w:r>
          </w:p>
        </w:tc>
      </w:tr>
      <w:tr w:rsidR="00B32DC3" w:rsidRPr="00DE2C3C" w14:paraId="6F3F2A15" w14:textId="77777777" w:rsidTr="00021AE4">
        <w:trPr>
          <w:trHeight w:val="692"/>
        </w:trPr>
        <w:tc>
          <w:tcPr>
            <w:tcW w:w="2582" w:type="dxa"/>
            <w:vAlign w:val="center"/>
          </w:tcPr>
          <w:p w14:paraId="5C6A7B5F"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7C0BE438"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Tên nhà cung cấp phải là duy nhất trong hệ thống</w:t>
            </w:r>
          </w:p>
        </w:tc>
      </w:tr>
    </w:tbl>
    <w:p w14:paraId="653E5DA4" w14:textId="77777777" w:rsidR="00B32DC3" w:rsidRPr="00DE2C3C" w:rsidRDefault="00B32DC3" w:rsidP="00C5751A">
      <w:pPr>
        <w:spacing w:line="360" w:lineRule="auto"/>
        <w:rPr>
          <w:rFonts w:cs="Times New Roman"/>
          <w:sz w:val="28"/>
          <w:szCs w:val="28"/>
        </w:rPr>
      </w:pPr>
    </w:p>
    <w:p w14:paraId="249B39B7" w14:textId="77777777"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021AE4"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14:paraId="3F07ACB0" w14:textId="77777777" w:rsidTr="00021AE4">
        <w:trPr>
          <w:trHeight w:val="823"/>
          <w:jc w:val="center"/>
        </w:trPr>
        <w:tc>
          <w:tcPr>
            <w:tcW w:w="4216" w:type="dxa"/>
            <w:gridSpan w:val="2"/>
            <w:vAlign w:val="center"/>
          </w:tcPr>
          <w:p w14:paraId="7201F2DA"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4FCE791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14:paraId="0FA69FB2" w14:textId="77777777" w:rsidTr="00021AE4">
        <w:trPr>
          <w:trHeight w:val="692"/>
          <w:jc w:val="center"/>
        </w:trPr>
        <w:tc>
          <w:tcPr>
            <w:tcW w:w="4216" w:type="dxa"/>
            <w:gridSpan w:val="2"/>
            <w:vAlign w:val="center"/>
          </w:tcPr>
          <w:p w14:paraId="2478AD29"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thêm mới</w:t>
            </w:r>
          </w:p>
        </w:tc>
        <w:tc>
          <w:tcPr>
            <w:tcW w:w="4517" w:type="dxa"/>
            <w:vAlign w:val="center"/>
          </w:tcPr>
          <w:p w14:paraId="4497D3D6"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thêm nhà cung cấp</w:t>
            </w:r>
          </w:p>
        </w:tc>
      </w:tr>
      <w:tr w:rsidR="00B32DC3" w:rsidRPr="00DE2C3C" w14:paraId="54EC53FE" w14:textId="77777777" w:rsidTr="00021AE4">
        <w:trPr>
          <w:trHeight w:val="692"/>
          <w:jc w:val="center"/>
        </w:trPr>
        <w:tc>
          <w:tcPr>
            <w:tcW w:w="4216" w:type="dxa"/>
            <w:gridSpan w:val="2"/>
            <w:vAlign w:val="center"/>
          </w:tcPr>
          <w:p w14:paraId="0649392C"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thêm nhà cung cấp</w:t>
            </w:r>
          </w:p>
        </w:tc>
        <w:tc>
          <w:tcPr>
            <w:tcW w:w="4517" w:type="dxa"/>
            <w:vAlign w:val="center"/>
          </w:tcPr>
          <w:p w14:paraId="422307BA"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thêm nhà cung cấp</w:t>
            </w:r>
          </w:p>
        </w:tc>
      </w:tr>
      <w:tr w:rsidR="00B32DC3" w:rsidRPr="00DE2C3C" w14:paraId="10C8C3D4" w14:textId="77777777" w:rsidTr="00021AE4">
        <w:trPr>
          <w:trHeight w:val="692"/>
          <w:jc w:val="center"/>
        </w:trPr>
        <w:tc>
          <w:tcPr>
            <w:tcW w:w="4216" w:type="dxa"/>
            <w:gridSpan w:val="2"/>
            <w:vAlign w:val="center"/>
          </w:tcPr>
          <w:p w14:paraId="095F26EC"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thêm nhà cung cấp</w:t>
            </w:r>
          </w:p>
        </w:tc>
        <w:tc>
          <w:tcPr>
            <w:tcW w:w="4517" w:type="dxa"/>
            <w:vAlign w:val="center"/>
          </w:tcPr>
          <w:p w14:paraId="2264D193"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14:paraId="25E426A1" w14:textId="77777777" w:rsidTr="00021AE4">
        <w:trPr>
          <w:trHeight w:val="692"/>
          <w:jc w:val="center"/>
        </w:trPr>
        <w:tc>
          <w:tcPr>
            <w:tcW w:w="4216" w:type="dxa"/>
            <w:gridSpan w:val="2"/>
            <w:vAlign w:val="center"/>
          </w:tcPr>
          <w:p w14:paraId="010D642D" w14:textId="77777777" w:rsidR="00B32DC3" w:rsidRPr="00DE2C3C" w:rsidRDefault="00B32DC3" w:rsidP="00C5751A">
            <w:pPr>
              <w:spacing w:line="360" w:lineRule="auto"/>
              <w:ind w:left="360"/>
              <w:rPr>
                <w:rFonts w:cs="Times New Roman"/>
                <w:sz w:val="28"/>
                <w:szCs w:val="28"/>
              </w:rPr>
            </w:pPr>
          </w:p>
        </w:tc>
        <w:tc>
          <w:tcPr>
            <w:tcW w:w="4517" w:type="dxa"/>
            <w:vAlign w:val="center"/>
          </w:tcPr>
          <w:p w14:paraId="79C8C2C0" w14:textId="77777777" w:rsidR="00B32DC3" w:rsidRPr="00DE2C3C" w:rsidRDefault="008C0E9B"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thêm nhà cung cấp vào trong hệ thống, hiển thị thông báo thành công</w:t>
            </w:r>
          </w:p>
        </w:tc>
      </w:tr>
      <w:tr w:rsidR="00B32DC3" w:rsidRPr="00DE2C3C" w14:paraId="7D13A45C" w14:textId="77777777" w:rsidTr="00021AE4">
        <w:trPr>
          <w:trHeight w:val="725"/>
          <w:jc w:val="center"/>
        </w:trPr>
        <w:tc>
          <w:tcPr>
            <w:tcW w:w="8733" w:type="dxa"/>
            <w:gridSpan w:val="3"/>
            <w:vAlign w:val="center"/>
          </w:tcPr>
          <w:p w14:paraId="3CAABCA4" w14:textId="77777777" w:rsidR="00B32DC3" w:rsidRPr="00DE2C3C" w:rsidRDefault="00B32DC3" w:rsidP="00C5751A">
            <w:pPr>
              <w:spacing w:line="360" w:lineRule="auto"/>
              <w:ind w:left="360"/>
              <w:rPr>
                <w:rFonts w:cs="Times New Roman"/>
                <w:sz w:val="28"/>
                <w:szCs w:val="28"/>
              </w:rPr>
            </w:pPr>
          </w:p>
        </w:tc>
      </w:tr>
      <w:tr w:rsidR="00B32DC3" w:rsidRPr="00DE2C3C" w14:paraId="3FA59F34" w14:textId="77777777" w:rsidTr="00021AE4">
        <w:trPr>
          <w:trHeight w:val="692"/>
          <w:jc w:val="center"/>
        </w:trPr>
        <w:tc>
          <w:tcPr>
            <w:tcW w:w="2246" w:type="dxa"/>
            <w:vAlign w:val="center"/>
          </w:tcPr>
          <w:p w14:paraId="759553E1"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7CBFE5AE"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thêm nhà cung cấp, yêu cầu thêm nhà cung cấp mới sẽ không được gửi lên hệ thống</w:t>
            </w:r>
          </w:p>
          <w:p w14:paraId="68DB49A8"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lastRenderedPageBreak/>
              <w:t>Bước 7: nếu thông tin nhà cung cấp không hợp lệ thì nhà cung cấp sẽ không được thêm vào trong hệ thống, đồng thời thông báo về lý do không hợp lệ sẽ được hiển thị</w:t>
            </w:r>
          </w:p>
        </w:tc>
      </w:tr>
    </w:tbl>
    <w:p w14:paraId="4FD95A51" w14:textId="77777777" w:rsidR="00B32DC3" w:rsidRPr="00DE2C3C" w:rsidRDefault="00B32DC3" w:rsidP="00C5751A">
      <w:pPr>
        <w:spacing w:line="360" w:lineRule="auto"/>
        <w:rPr>
          <w:rFonts w:cs="Times New Roman"/>
          <w:sz w:val="28"/>
          <w:szCs w:val="28"/>
        </w:rPr>
      </w:pPr>
    </w:p>
    <w:p w14:paraId="606AB9C1" w14:textId="77777777"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021AE4" w:rsidRPr="00DE2C3C">
        <w:rPr>
          <w:rFonts w:ascii="Times New Roman" w:hAnsi="Times New Roman" w:cs="Times New Roman"/>
          <w:sz w:val="28"/>
          <w:szCs w:val="28"/>
        </w:rPr>
        <w:t xml:space="preserve">2.4.7.3. </w:t>
      </w:r>
      <w:r w:rsidR="00B32DC3" w:rsidRPr="00DE2C3C">
        <w:rPr>
          <w:rFonts w:ascii="Times New Roman" w:hAnsi="Times New Roman" w:cs="Times New Roman"/>
          <w:sz w:val="28"/>
          <w:szCs w:val="28"/>
        </w:rPr>
        <w:t>Ca sử dụng sửa nhà cung cấp</w:t>
      </w:r>
    </w:p>
    <w:p w14:paraId="79650344" w14:textId="77777777"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2"/>
        <w:gridCol w:w="6151"/>
      </w:tblGrid>
      <w:tr w:rsidR="00B32DC3" w:rsidRPr="00DE2C3C" w14:paraId="4E6A68BE" w14:textId="77777777" w:rsidTr="00021AE4">
        <w:trPr>
          <w:trHeight w:val="823"/>
        </w:trPr>
        <w:tc>
          <w:tcPr>
            <w:tcW w:w="2582" w:type="dxa"/>
            <w:vAlign w:val="center"/>
          </w:tcPr>
          <w:p w14:paraId="333B45F5"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1" w:type="dxa"/>
            <w:vAlign w:val="center"/>
          </w:tcPr>
          <w:p w14:paraId="03F7A465"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Sửa nhà cung cấp</w:t>
            </w:r>
          </w:p>
        </w:tc>
      </w:tr>
      <w:tr w:rsidR="00B32DC3" w:rsidRPr="00DE2C3C" w14:paraId="47F9F296" w14:textId="77777777" w:rsidTr="00021AE4">
        <w:trPr>
          <w:trHeight w:val="692"/>
        </w:trPr>
        <w:tc>
          <w:tcPr>
            <w:tcW w:w="2582" w:type="dxa"/>
            <w:vAlign w:val="center"/>
          </w:tcPr>
          <w:p w14:paraId="634127C0"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1" w:type="dxa"/>
            <w:vAlign w:val="center"/>
          </w:tcPr>
          <w:p w14:paraId="559ECBB6"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14:paraId="14471383" w14:textId="77777777" w:rsidTr="00021AE4">
        <w:trPr>
          <w:trHeight w:val="692"/>
        </w:trPr>
        <w:tc>
          <w:tcPr>
            <w:tcW w:w="2582" w:type="dxa"/>
            <w:vAlign w:val="center"/>
          </w:tcPr>
          <w:p w14:paraId="5ADC4CCB" w14:textId="77777777"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1" w:type="dxa"/>
            <w:vAlign w:val="center"/>
          </w:tcPr>
          <w:p w14:paraId="507ADB97"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14:paraId="40E686A4" w14:textId="77777777" w:rsidTr="00021AE4">
        <w:trPr>
          <w:trHeight w:val="725"/>
        </w:trPr>
        <w:tc>
          <w:tcPr>
            <w:tcW w:w="2582" w:type="dxa"/>
            <w:vAlign w:val="center"/>
          </w:tcPr>
          <w:p w14:paraId="05C45266"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1" w:type="dxa"/>
            <w:vAlign w:val="center"/>
          </w:tcPr>
          <w:p w14:paraId="5799C34F"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sửa một nhà cung cấp trong hệ thống</w:t>
            </w:r>
          </w:p>
        </w:tc>
      </w:tr>
      <w:tr w:rsidR="00B32DC3" w:rsidRPr="00DE2C3C" w14:paraId="3BBBEEDD" w14:textId="77777777" w:rsidTr="00021AE4">
        <w:trPr>
          <w:trHeight w:val="692"/>
        </w:trPr>
        <w:tc>
          <w:tcPr>
            <w:tcW w:w="2582" w:type="dxa"/>
            <w:vAlign w:val="center"/>
          </w:tcPr>
          <w:p w14:paraId="66C80C5B"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trước</w:t>
            </w:r>
          </w:p>
        </w:tc>
        <w:tc>
          <w:tcPr>
            <w:tcW w:w="6151" w:type="dxa"/>
            <w:vAlign w:val="center"/>
          </w:tcPr>
          <w:p w14:paraId="238EE38A"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14:paraId="2AF0C6A7" w14:textId="77777777" w:rsidTr="00021AE4">
        <w:trPr>
          <w:trHeight w:val="692"/>
        </w:trPr>
        <w:tc>
          <w:tcPr>
            <w:tcW w:w="2582" w:type="dxa"/>
            <w:vAlign w:val="center"/>
          </w:tcPr>
          <w:p w14:paraId="33C763EF"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1" w:type="dxa"/>
            <w:vAlign w:val="center"/>
          </w:tcPr>
          <w:p w14:paraId="0351A4E4"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Thông tin về nhà cung cấp sẽ được cập nhật vào trong CSDL, hiển thị thông báo cập nhật nhà cung cấp thành công.</w:t>
            </w:r>
          </w:p>
          <w:p w14:paraId="6E2F62DE"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thành công: Hiển thị thông báo lý do sửa nhà cung cấp không thành công, trạng thái của hệ thống không thay đổi</w:t>
            </w:r>
          </w:p>
        </w:tc>
      </w:tr>
      <w:tr w:rsidR="00B32DC3" w:rsidRPr="00DE2C3C" w14:paraId="44181AD7" w14:textId="77777777" w:rsidTr="00021AE4">
        <w:trPr>
          <w:trHeight w:val="692"/>
        </w:trPr>
        <w:tc>
          <w:tcPr>
            <w:tcW w:w="2582" w:type="dxa"/>
            <w:vAlign w:val="center"/>
          </w:tcPr>
          <w:p w14:paraId="7201C3B7"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1" w:type="dxa"/>
            <w:vAlign w:val="center"/>
          </w:tcPr>
          <w:p w14:paraId="48BE3585"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14:paraId="6BCA76AE" w14:textId="77777777" w:rsidR="00B32DC3" w:rsidRPr="00DE2C3C" w:rsidRDefault="00B32DC3" w:rsidP="00C5751A">
      <w:pPr>
        <w:spacing w:line="360" w:lineRule="auto"/>
        <w:rPr>
          <w:rFonts w:cs="Times New Roman"/>
          <w:sz w:val="28"/>
          <w:szCs w:val="28"/>
        </w:rPr>
      </w:pPr>
    </w:p>
    <w:p w14:paraId="5137E37A" w14:textId="77777777"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14:paraId="1C11E6D9" w14:textId="77777777" w:rsidTr="00BE740A">
        <w:trPr>
          <w:trHeight w:val="823"/>
          <w:jc w:val="center"/>
        </w:trPr>
        <w:tc>
          <w:tcPr>
            <w:tcW w:w="4216" w:type="dxa"/>
            <w:gridSpan w:val="2"/>
            <w:vAlign w:val="center"/>
          </w:tcPr>
          <w:p w14:paraId="681E994F"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78EC4B4E"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14:paraId="3C1ACBD1" w14:textId="77777777" w:rsidTr="00BE740A">
        <w:trPr>
          <w:trHeight w:val="692"/>
          <w:jc w:val="center"/>
        </w:trPr>
        <w:tc>
          <w:tcPr>
            <w:tcW w:w="4216" w:type="dxa"/>
            <w:gridSpan w:val="2"/>
          </w:tcPr>
          <w:p w14:paraId="75D1E1E1"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lastRenderedPageBreak/>
              <w:t xml:space="preserve">1. </w:t>
            </w:r>
            <w:r w:rsidR="00B32DC3" w:rsidRPr="00DE2C3C">
              <w:rPr>
                <w:rFonts w:cs="Times New Roman"/>
                <w:sz w:val="28"/>
                <w:szCs w:val="28"/>
              </w:rPr>
              <w:t>Ở tab nhà cung cấp, chọn nhà cung cấp có trong hệ thống và chọn cập nhật</w:t>
            </w:r>
          </w:p>
        </w:tc>
        <w:tc>
          <w:tcPr>
            <w:tcW w:w="4517" w:type="dxa"/>
          </w:tcPr>
          <w:p w14:paraId="0FD366C8"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Hiển thị giao diện sửa nhà cung cấp</w:t>
            </w:r>
          </w:p>
        </w:tc>
      </w:tr>
      <w:tr w:rsidR="00B32DC3" w:rsidRPr="00DE2C3C" w14:paraId="707D5E30" w14:textId="77777777" w:rsidTr="00BE740A">
        <w:trPr>
          <w:trHeight w:val="692"/>
          <w:jc w:val="center"/>
        </w:trPr>
        <w:tc>
          <w:tcPr>
            <w:tcW w:w="4216" w:type="dxa"/>
            <w:gridSpan w:val="2"/>
          </w:tcPr>
          <w:p w14:paraId="6B09DD80"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Nhập thông tin nhà cung cấp, nhấn nút sửa nhà cung cấp</w:t>
            </w:r>
          </w:p>
        </w:tc>
        <w:tc>
          <w:tcPr>
            <w:tcW w:w="4517" w:type="dxa"/>
          </w:tcPr>
          <w:p w14:paraId="748369C3"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Yêu cầu xác nhận có muốn sửa nhà cung cấp</w:t>
            </w:r>
          </w:p>
        </w:tc>
      </w:tr>
      <w:tr w:rsidR="00B32DC3" w:rsidRPr="00DE2C3C" w14:paraId="760B93FB" w14:textId="77777777" w:rsidTr="00BE740A">
        <w:trPr>
          <w:trHeight w:val="692"/>
          <w:jc w:val="center"/>
        </w:trPr>
        <w:tc>
          <w:tcPr>
            <w:tcW w:w="4216" w:type="dxa"/>
            <w:gridSpan w:val="2"/>
          </w:tcPr>
          <w:p w14:paraId="14935D7D"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5. </w:t>
            </w:r>
            <w:r w:rsidR="00B32DC3" w:rsidRPr="00DE2C3C">
              <w:rPr>
                <w:rFonts w:cs="Times New Roman"/>
                <w:sz w:val="28"/>
                <w:szCs w:val="28"/>
              </w:rPr>
              <w:t>Xác nhận sửa nhà cung cấp</w:t>
            </w:r>
          </w:p>
        </w:tc>
        <w:tc>
          <w:tcPr>
            <w:tcW w:w="4517" w:type="dxa"/>
          </w:tcPr>
          <w:p w14:paraId="7476363C"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6. </w:t>
            </w:r>
            <w:r w:rsidR="00B32DC3" w:rsidRPr="00DE2C3C">
              <w:rPr>
                <w:rFonts w:cs="Times New Roman"/>
                <w:sz w:val="28"/>
                <w:szCs w:val="28"/>
              </w:rPr>
              <w:t>Kiểm tra thông tin có hợp lệ</w:t>
            </w:r>
          </w:p>
        </w:tc>
      </w:tr>
      <w:tr w:rsidR="00B32DC3" w:rsidRPr="00DE2C3C" w14:paraId="6964A1C6" w14:textId="77777777" w:rsidTr="00BE740A">
        <w:trPr>
          <w:trHeight w:val="692"/>
          <w:jc w:val="center"/>
        </w:trPr>
        <w:tc>
          <w:tcPr>
            <w:tcW w:w="4216" w:type="dxa"/>
            <w:gridSpan w:val="2"/>
          </w:tcPr>
          <w:p w14:paraId="3538EB83" w14:textId="77777777" w:rsidR="00B32DC3" w:rsidRPr="00DE2C3C" w:rsidRDefault="00B32DC3" w:rsidP="00C5751A">
            <w:pPr>
              <w:spacing w:line="360" w:lineRule="auto"/>
              <w:ind w:left="360"/>
              <w:rPr>
                <w:rFonts w:cs="Times New Roman"/>
                <w:sz w:val="28"/>
                <w:szCs w:val="28"/>
              </w:rPr>
            </w:pPr>
          </w:p>
        </w:tc>
        <w:tc>
          <w:tcPr>
            <w:tcW w:w="4517" w:type="dxa"/>
          </w:tcPr>
          <w:p w14:paraId="63AFC6A5" w14:textId="77777777" w:rsidR="00B32DC3" w:rsidRPr="00DE2C3C" w:rsidRDefault="00DC1254" w:rsidP="00C5751A">
            <w:pPr>
              <w:spacing w:line="360" w:lineRule="auto"/>
              <w:ind w:left="360"/>
              <w:rPr>
                <w:rFonts w:cs="Times New Roman"/>
                <w:sz w:val="28"/>
                <w:szCs w:val="28"/>
              </w:rPr>
            </w:pPr>
            <w:r w:rsidRPr="00DE2C3C">
              <w:rPr>
                <w:rFonts w:cs="Times New Roman"/>
                <w:sz w:val="28"/>
                <w:szCs w:val="28"/>
              </w:rPr>
              <w:t xml:space="preserve">7. </w:t>
            </w:r>
            <w:r w:rsidR="00B32DC3" w:rsidRPr="00DE2C3C">
              <w:rPr>
                <w:rFonts w:cs="Times New Roman"/>
                <w:sz w:val="28"/>
                <w:szCs w:val="28"/>
              </w:rPr>
              <w:t>Nếu hợp lệ, thông tin nhà cung cấp sẽ được cập nhật vào trong hệ thống, hiển thị thông báo thành công</w:t>
            </w:r>
          </w:p>
        </w:tc>
      </w:tr>
      <w:tr w:rsidR="00B32DC3" w:rsidRPr="00DE2C3C" w14:paraId="7539BA37" w14:textId="77777777" w:rsidTr="00BE740A">
        <w:trPr>
          <w:trHeight w:val="725"/>
          <w:jc w:val="center"/>
        </w:trPr>
        <w:tc>
          <w:tcPr>
            <w:tcW w:w="8733" w:type="dxa"/>
            <w:gridSpan w:val="3"/>
            <w:vAlign w:val="center"/>
          </w:tcPr>
          <w:p w14:paraId="549F101B" w14:textId="77777777" w:rsidR="00B32DC3" w:rsidRPr="00DE2C3C" w:rsidRDefault="00B32DC3" w:rsidP="00C5751A">
            <w:pPr>
              <w:spacing w:line="360" w:lineRule="auto"/>
              <w:ind w:left="360"/>
              <w:rPr>
                <w:rFonts w:cs="Times New Roman"/>
                <w:sz w:val="28"/>
                <w:szCs w:val="28"/>
              </w:rPr>
            </w:pPr>
          </w:p>
        </w:tc>
      </w:tr>
      <w:tr w:rsidR="00B32DC3" w:rsidRPr="00DE2C3C" w14:paraId="26E1209F" w14:textId="77777777" w:rsidTr="00BE740A">
        <w:trPr>
          <w:trHeight w:val="692"/>
          <w:jc w:val="center"/>
        </w:trPr>
        <w:tc>
          <w:tcPr>
            <w:tcW w:w="2246" w:type="dxa"/>
            <w:vAlign w:val="center"/>
          </w:tcPr>
          <w:p w14:paraId="42A9CB16"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06E0F59E"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Bước 5:  người dùng không xác nhận nhà cung cấp, yêu cầu sửa nhà cung cấp sẽ không được gửi lên hệ thống</w:t>
            </w:r>
          </w:p>
          <w:p w14:paraId="7F3B7414"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Bước 7: nếu thông tin nhà cung cấp không hợp lệ thì nhà cung cấp sẽ không được cập nhật vào trong hệ thống, đồng thời thông báo về lý do không hợp lệ sẽ được hiển thị</w:t>
            </w:r>
          </w:p>
        </w:tc>
      </w:tr>
    </w:tbl>
    <w:p w14:paraId="25AD4942" w14:textId="77777777" w:rsidR="00B32DC3" w:rsidRPr="00DE2C3C" w:rsidRDefault="00B32DC3" w:rsidP="00C5751A">
      <w:pPr>
        <w:spacing w:line="360" w:lineRule="auto"/>
        <w:rPr>
          <w:rFonts w:cs="Times New Roman"/>
          <w:sz w:val="28"/>
          <w:szCs w:val="28"/>
        </w:rPr>
      </w:pPr>
    </w:p>
    <w:p w14:paraId="03E0261F" w14:textId="77777777" w:rsidR="00B32DC3" w:rsidRPr="00DE2C3C" w:rsidRDefault="00F12233" w:rsidP="00C5751A">
      <w:pPr>
        <w:pStyle w:val="Heading5"/>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2.4.7.4. </w:t>
      </w:r>
      <w:r w:rsidR="00B32DC3" w:rsidRPr="00DE2C3C">
        <w:rPr>
          <w:rFonts w:ascii="Times New Roman" w:hAnsi="Times New Roman" w:cs="Times New Roman"/>
          <w:sz w:val="28"/>
          <w:szCs w:val="28"/>
        </w:rPr>
        <w:t>Ca sử dụng xóa nhà cung cấp</w:t>
      </w:r>
    </w:p>
    <w:p w14:paraId="49232F21" w14:textId="77777777" w:rsidR="00B32DC3" w:rsidRPr="00DE2C3C" w:rsidRDefault="00B32DC3" w:rsidP="00C5751A">
      <w:pPr>
        <w:spacing w:line="360" w:lineRule="auto"/>
        <w:rPr>
          <w:rFonts w:cs="Times New Roman"/>
          <w:sz w:val="28"/>
          <w:szCs w:val="28"/>
        </w:rPr>
      </w:pPr>
    </w:p>
    <w:tbl>
      <w:tblPr>
        <w:tblStyle w:val="TableGrid"/>
        <w:tblW w:w="0" w:type="auto"/>
        <w:tblInd w:w="-111" w:type="dxa"/>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583"/>
        <w:gridCol w:w="6150"/>
      </w:tblGrid>
      <w:tr w:rsidR="00B32DC3" w:rsidRPr="00DE2C3C" w14:paraId="754ABC00" w14:textId="77777777" w:rsidTr="00BE740A">
        <w:trPr>
          <w:trHeight w:val="823"/>
        </w:trPr>
        <w:tc>
          <w:tcPr>
            <w:tcW w:w="2583" w:type="dxa"/>
            <w:vAlign w:val="center"/>
          </w:tcPr>
          <w:p w14:paraId="65D3E3D8"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Tên ca sử dụng</w:t>
            </w:r>
          </w:p>
        </w:tc>
        <w:tc>
          <w:tcPr>
            <w:tcW w:w="6150" w:type="dxa"/>
            <w:vAlign w:val="center"/>
          </w:tcPr>
          <w:p w14:paraId="0CD8D407"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Xóa nhà cung cấp</w:t>
            </w:r>
          </w:p>
        </w:tc>
      </w:tr>
      <w:tr w:rsidR="00B32DC3" w:rsidRPr="00DE2C3C" w14:paraId="750351DF" w14:textId="77777777" w:rsidTr="00BE740A">
        <w:trPr>
          <w:trHeight w:val="692"/>
        </w:trPr>
        <w:tc>
          <w:tcPr>
            <w:tcW w:w="2583" w:type="dxa"/>
            <w:vAlign w:val="center"/>
          </w:tcPr>
          <w:p w14:paraId="4F1B335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Tác nhân</w:t>
            </w:r>
          </w:p>
        </w:tc>
        <w:tc>
          <w:tcPr>
            <w:tcW w:w="6150" w:type="dxa"/>
            <w:vAlign w:val="center"/>
          </w:tcPr>
          <w:p w14:paraId="618CE392"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Quản trị viên</w:t>
            </w:r>
          </w:p>
        </w:tc>
      </w:tr>
      <w:tr w:rsidR="00B32DC3" w:rsidRPr="00DE2C3C" w14:paraId="46F4A372" w14:textId="77777777" w:rsidTr="00BE740A">
        <w:trPr>
          <w:trHeight w:val="692"/>
        </w:trPr>
        <w:tc>
          <w:tcPr>
            <w:tcW w:w="2583" w:type="dxa"/>
            <w:vAlign w:val="center"/>
          </w:tcPr>
          <w:p w14:paraId="1B68BF31" w14:textId="77777777" w:rsidR="00B32DC3" w:rsidRPr="00DE2C3C" w:rsidRDefault="00B32DC3" w:rsidP="00C5751A">
            <w:pPr>
              <w:spacing w:line="360" w:lineRule="auto"/>
              <w:ind w:left="360"/>
              <w:jc w:val="center"/>
              <w:rPr>
                <w:rFonts w:cs="Times New Roman"/>
                <w:sz w:val="28"/>
                <w:szCs w:val="28"/>
              </w:rPr>
            </w:pPr>
            <w:r w:rsidRPr="00DE2C3C">
              <w:rPr>
                <w:rFonts w:cs="Times New Roman"/>
                <w:b/>
                <w:sz w:val="28"/>
                <w:szCs w:val="28"/>
              </w:rPr>
              <w:t>Liên</w:t>
            </w:r>
            <w:r w:rsidRPr="00DE2C3C">
              <w:rPr>
                <w:rFonts w:cs="Times New Roman"/>
                <w:sz w:val="28"/>
                <w:szCs w:val="28"/>
              </w:rPr>
              <w:t xml:space="preserve"> quan</w:t>
            </w:r>
          </w:p>
        </w:tc>
        <w:tc>
          <w:tcPr>
            <w:tcW w:w="6150" w:type="dxa"/>
            <w:vAlign w:val="center"/>
          </w:tcPr>
          <w:p w14:paraId="1C7B72ED"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Ca sử dụng đăng nhập</w:t>
            </w:r>
          </w:p>
        </w:tc>
      </w:tr>
      <w:tr w:rsidR="00B32DC3" w:rsidRPr="00DE2C3C" w14:paraId="39CC108B" w14:textId="77777777" w:rsidTr="00BE740A">
        <w:trPr>
          <w:trHeight w:val="725"/>
        </w:trPr>
        <w:tc>
          <w:tcPr>
            <w:tcW w:w="2583" w:type="dxa"/>
            <w:vAlign w:val="center"/>
          </w:tcPr>
          <w:p w14:paraId="322F32D8"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Mô tả chung</w:t>
            </w:r>
          </w:p>
        </w:tc>
        <w:tc>
          <w:tcPr>
            <w:tcW w:w="6150" w:type="dxa"/>
            <w:vAlign w:val="center"/>
          </w:tcPr>
          <w:p w14:paraId="57BE478F"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Cho phép xóa một nhà cung cấp trong hệ thống</w:t>
            </w:r>
          </w:p>
        </w:tc>
      </w:tr>
      <w:tr w:rsidR="00B32DC3" w:rsidRPr="00DE2C3C" w14:paraId="77640376" w14:textId="77777777" w:rsidTr="00BE740A">
        <w:trPr>
          <w:trHeight w:val="692"/>
        </w:trPr>
        <w:tc>
          <w:tcPr>
            <w:tcW w:w="2583" w:type="dxa"/>
            <w:vAlign w:val="center"/>
          </w:tcPr>
          <w:p w14:paraId="64A364EF"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lastRenderedPageBreak/>
              <w:t>Điều kiện trước</w:t>
            </w:r>
          </w:p>
        </w:tc>
        <w:tc>
          <w:tcPr>
            <w:tcW w:w="6150" w:type="dxa"/>
            <w:vAlign w:val="center"/>
          </w:tcPr>
          <w:p w14:paraId="6B6406C1"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Phải đăng nhập vào hệ thống</w:t>
            </w:r>
          </w:p>
        </w:tc>
      </w:tr>
      <w:tr w:rsidR="00B32DC3" w:rsidRPr="00DE2C3C" w14:paraId="4B182CFD" w14:textId="77777777" w:rsidTr="00BE740A">
        <w:trPr>
          <w:trHeight w:val="692"/>
        </w:trPr>
        <w:tc>
          <w:tcPr>
            <w:tcW w:w="2583" w:type="dxa"/>
            <w:vAlign w:val="center"/>
          </w:tcPr>
          <w:p w14:paraId="52E5AEB1"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Điều kiện sau</w:t>
            </w:r>
          </w:p>
        </w:tc>
        <w:tc>
          <w:tcPr>
            <w:tcW w:w="6150" w:type="dxa"/>
            <w:vAlign w:val="center"/>
          </w:tcPr>
          <w:p w14:paraId="506B9AA3"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Thành công: nhà cung cấp sẽ bị xóa khỏi hệ thống, hiển thị thông báo xóa nhà cung cấp thành công.</w:t>
            </w:r>
          </w:p>
        </w:tc>
      </w:tr>
      <w:tr w:rsidR="00B32DC3" w:rsidRPr="00DE2C3C" w14:paraId="55C4D83A" w14:textId="77777777" w:rsidTr="00BE740A">
        <w:trPr>
          <w:trHeight w:val="692"/>
        </w:trPr>
        <w:tc>
          <w:tcPr>
            <w:tcW w:w="2583" w:type="dxa"/>
            <w:vAlign w:val="center"/>
          </w:tcPr>
          <w:p w14:paraId="7982D49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Yêu cầu đặc biệt</w:t>
            </w:r>
          </w:p>
        </w:tc>
        <w:tc>
          <w:tcPr>
            <w:tcW w:w="6150" w:type="dxa"/>
            <w:vAlign w:val="center"/>
          </w:tcPr>
          <w:p w14:paraId="2B221679"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Không có</w:t>
            </w:r>
          </w:p>
        </w:tc>
      </w:tr>
    </w:tbl>
    <w:p w14:paraId="7BA812B7" w14:textId="77777777" w:rsidR="00B32DC3" w:rsidRPr="00DE2C3C" w:rsidRDefault="00B32DC3" w:rsidP="00C5751A">
      <w:pPr>
        <w:spacing w:line="360" w:lineRule="auto"/>
        <w:rPr>
          <w:rFonts w:cs="Times New Roman"/>
          <w:sz w:val="28"/>
          <w:szCs w:val="28"/>
        </w:rPr>
      </w:pPr>
    </w:p>
    <w:p w14:paraId="79E2FB07" w14:textId="77777777" w:rsidR="00B32DC3" w:rsidRPr="00DE2C3C" w:rsidRDefault="00B32DC3" w:rsidP="00C5751A">
      <w:pPr>
        <w:spacing w:line="360" w:lineRule="auto"/>
        <w:rPr>
          <w:rFonts w:cs="Times New Roman"/>
          <w:sz w:val="28"/>
          <w:szCs w:val="28"/>
        </w:rPr>
      </w:pPr>
      <w:r w:rsidRPr="00DE2C3C">
        <w:rPr>
          <w:rFonts w:cs="Times New Roman"/>
          <w:sz w:val="28"/>
          <w:szCs w:val="28"/>
        </w:rPr>
        <w:t>Luồng sự kiệ</w:t>
      </w:r>
      <w:r w:rsidR="00BE740A" w:rsidRPr="00DE2C3C">
        <w:rPr>
          <w:rFonts w:cs="Times New Roman"/>
          <w:sz w:val="28"/>
          <w:szCs w:val="28"/>
        </w:rPr>
        <w:t>n chính:</w:t>
      </w:r>
    </w:p>
    <w:tbl>
      <w:tblPr>
        <w:tblStyle w:val="TableGrid"/>
        <w:tblW w:w="0" w:type="auto"/>
        <w:jc w:val="center"/>
        <w:tbl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insideH w:val="single" w:sz="2" w:space="0" w:color="A6A6A6" w:themeColor="background1" w:themeShade="A6"/>
          <w:insideV w:val="single" w:sz="2" w:space="0" w:color="A6A6A6" w:themeColor="background1" w:themeShade="A6"/>
        </w:tblBorders>
        <w:tblLook w:val="04A0" w:firstRow="1" w:lastRow="0" w:firstColumn="1" w:lastColumn="0" w:noHBand="0" w:noVBand="1"/>
      </w:tblPr>
      <w:tblGrid>
        <w:gridCol w:w="2246"/>
        <w:gridCol w:w="1970"/>
        <w:gridCol w:w="4517"/>
      </w:tblGrid>
      <w:tr w:rsidR="00B32DC3" w:rsidRPr="00DE2C3C" w14:paraId="3C253A8A" w14:textId="77777777" w:rsidTr="00BE740A">
        <w:trPr>
          <w:trHeight w:val="823"/>
          <w:jc w:val="center"/>
        </w:trPr>
        <w:tc>
          <w:tcPr>
            <w:tcW w:w="4216" w:type="dxa"/>
            <w:gridSpan w:val="2"/>
            <w:vAlign w:val="center"/>
          </w:tcPr>
          <w:p w14:paraId="13C521D3"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Hành động tác nhân</w:t>
            </w:r>
          </w:p>
        </w:tc>
        <w:tc>
          <w:tcPr>
            <w:tcW w:w="4517" w:type="dxa"/>
            <w:vAlign w:val="center"/>
          </w:tcPr>
          <w:p w14:paraId="0CAF4CE2" w14:textId="77777777" w:rsidR="00B32DC3" w:rsidRPr="00DE2C3C" w:rsidRDefault="00B32DC3" w:rsidP="00C5751A">
            <w:pPr>
              <w:spacing w:line="360" w:lineRule="auto"/>
              <w:ind w:left="360"/>
              <w:jc w:val="center"/>
              <w:rPr>
                <w:rFonts w:cs="Times New Roman"/>
                <w:b/>
                <w:sz w:val="28"/>
                <w:szCs w:val="28"/>
              </w:rPr>
            </w:pPr>
            <w:r w:rsidRPr="00DE2C3C">
              <w:rPr>
                <w:rFonts w:cs="Times New Roman"/>
                <w:b/>
                <w:sz w:val="28"/>
                <w:szCs w:val="28"/>
              </w:rPr>
              <w:t>Hệ thống đáp lại</w:t>
            </w:r>
          </w:p>
        </w:tc>
      </w:tr>
      <w:tr w:rsidR="00B32DC3" w:rsidRPr="00DE2C3C" w14:paraId="4A10F2B8" w14:textId="77777777" w:rsidTr="00BE740A">
        <w:trPr>
          <w:trHeight w:val="692"/>
          <w:jc w:val="center"/>
        </w:trPr>
        <w:tc>
          <w:tcPr>
            <w:tcW w:w="4216" w:type="dxa"/>
            <w:gridSpan w:val="2"/>
            <w:vAlign w:val="center"/>
          </w:tcPr>
          <w:p w14:paraId="7B43A210" w14:textId="77777777"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1. </w:t>
            </w:r>
            <w:r w:rsidR="00B32DC3" w:rsidRPr="00DE2C3C">
              <w:rPr>
                <w:rFonts w:cs="Times New Roman"/>
                <w:sz w:val="28"/>
                <w:szCs w:val="28"/>
              </w:rPr>
              <w:t>Ở tab nhà cung cấp, chọn nhà cung cấp có trong hệ thống và chọn xóa</w:t>
            </w:r>
          </w:p>
        </w:tc>
        <w:tc>
          <w:tcPr>
            <w:tcW w:w="4517" w:type="dxa"/>
            <w:vAlign w:val="center"/>
          </w:tcPr>
          <w:p w14:paraId="6CAD2929" w14:textId="77777777"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2. </w:t>
            </w:r>
            <w:r w:rsidR="00B32DC3" w:rsidRPr="00DE2C3C">
              <w:rPr>
                <w:rFonts w:cs="Times New Roman"/>
                <w:sz w:val="28"/>
                <w:szCs w:val="28"/>
              </w:rPr>
              <w:t>Yêu cầu xác nhận có muốn xóa nhà cung cấp</w:t>
            </w:r>
          </w:p>
        </w:tc>
      </w:tr>
      <w:tr w:rsidR="00B32DC3" w:rsidRPr="00DE2C3C" w14:paraId="0045A0B8" w14:textId="77777777" w:rsidTr="00BE740A">
        <w:trPr>
          <w:trHeight w:val="692"/>
          <w:jc w:val="center"/>
        </w:trPr>
        <w:tc>
          <w:tcPr>
            <w:tcW w:w="4216" w:type="dxa"/>
            <w:gridSpan w:val="2"/>
            <w:vAlign w:val="center"/>
          </w:tcPr>
          <w:p w14:paraId="073C5B2F" w14:textId="77777777"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3. </w:t>
            </w:r>
            <w:r w:rsidR="00B32DC3" w:rsidRPr="00DE2C3C">
              <w:rPr>
                <w:rFonts w:cs="Times New Roman"/>
                <w:sz w:val="28"/>
                <w:szCs w:val="28"/>
              </w:rPr>
              <w:t>Xác nhận xóa nhà cung cấp</w:t>
            </w:r>
          </w:p>
        </w:tc>
        <w:tc>
          <w:tcPr>
            <w:tcW w:w="4517" w:type="dxa"/>
            <w:vAlign w:val="center"/>
          </w:tcPr>
          <w:p w14:paraId="3182C17D" w14:textId="77777777" w:rsidR="00B32DC3" w:rsidRPr="00DE2C3C" w:rsidRDefault="000D054C" w:rsidP="00C5751A">
            <w:pPr>
              <w:spacing w:line="360" w:lineRule="auto"/>
              <w:ind w:left="360"/>
              <w:rPr>
                <w:rFonts w:cs="Times New Roman"/>
                <w:sz w:val="28"/>
                <w:szCs w:val="28"/>
              </w:rPr>
            </w:pPr>
            <w:r w:rsidRPr="00DE2C3C">
              <w:rPr>
                <w:rFonts w:cs="Times New Roman"/>
                <w:sz w:val="28"/>
                <w:szCs w:val="28"/>
              </w:rPr>
              <w:t xml:space="preserve">4. </w:t>
            </w:r>
            <w:r w:rsidR="00B32DC3" w:rsidRPr="00DE2C3C">
              <w:rPr>
                <w:rFonts w:cs="Times New Roman"/>
                <w:sz w:val="28"/>
                <w:szCs w:val="28"/>
              </w:rPr>
              <w:t>nhà cung cấp sẽ bị xóa khỏi hệ thống, hiển thị thông báo thành công</w:t>
            </w:r>
          </w:p>
        </w:tc>
      </w:tr>
      <w:tr w:rsidR="00B32DC3" w:rsidRPr="00DE2C3C" w14:paraId="7289F6B5" w14:textId="77777777" w:rsidTr="00BE740A">
        <w:trPr>
          <w:trHeight w:val="725"/>
          <w:jc w:val="center"/>
        </w:trPr>
        <w:tc>
          <w:tcPr>
            <w:tcW w:w="8733" w:type="dxa"/>
            <w:gridSpan w:val="3"/>
            <w:vAlign w:val="center"/>
          </w:tcPr>
          <w:p w14:paraId="0A337130" w14:textId="77777777" w:rsidR="00B32DC3" w:rsidRPr="00DE2C3C" w:rsidRDefault="00B32DC3" w:rsidP="00C5751A">
            <w:pPr>
              <w:spacing w:line="360" w:lineRule="auto"/>
              <w:ind w:left="360"/>
              <w:rPr>
                <w:rFonts w:cs="Times New Roman"/>
                <w:sz w:val="28"/>
                <w:szCs w:val="28"/>
              </w:rPr>
            </w:pPr>
          </w:p>
        </w:tc>
      </w:tr>
      <w:tr w:rsidR="00B32DC3" w:rsidRPr="00DE2C3C" w14:paraId="2DDB1BB6" w14:textId="77777777" w:rsidTr="00BE740A">
        <w:trPr>
          <w:trHeight w:val="692"/>
          <w:jc w:val="center"/>
        </w:trPr>
        <w:tc>
          <w:tcPr>
            <w:tcW w:w="2246" w:type="dxa"/>
            <w:vAlign w:val="center"/>
          </w:tcPr>
          <w:p w14:paraId="31CA75C8"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Ngoại lệ</w:t>
            </w:r>
          </w:p>
        </w:tc>
        <w:tc>
          <w:tcPr>
            <w:tcW w:w="6487" w:type="dxa"/>
            <w:gridSpan w:val="2"/>
            <w:vAlign w:val="center"/>
          </w:tcPr>
          <w:p w14:paraId="3F1543E9" w14:textId="77777777" w:rsidR="00B32DC3" w:rsidRPr="00DE2C3C" w:rsidRDefault="00B32DC3" w:rsidP="00C5751A">
            <w:pPr>
              <w:spacing w:line="360" w:lineRule="auto"/>
              <w:ind w:left="360"/>
              <w:rPr>
                <w:rFonts w:cs="Times New Roman"/>
                <w:sz w:val="28"/>
                <w:szCs w:val="28"/>
              </w:rPr>
            </w:pPr>
            <w:r w:rsidRPr="00DE2C3C">
              <w:rPr>
                <w:rFonts w:cs="Times New Roman"/>
                <w:sz w:val="28"/>
                <w:szCs w:val="28"/>
              </w:rPr>
              <w:t>Bướ</w:t>
            </w:r>
            <w:r w:rsidR="000D054C" w:rsidRPr="00DE2C3C">
              <w:rPr>
                <w:rFonts w:cs="Times New Roman"/>
                <w:sz w:val="28"/>
                <w:szCs w:val="28"/>
              </w:rPr>
              <w:t>c 3</w:t>
            </w:r>
            <w:r w:rsidRPr="00DE2C3C">
              <w:rPr>
                <w:rFonts w:cs="Times New Roman"/>
                <w:sz w:val="28"/>
                <w:szCs w:val="28"/>
              </w:rPr>
              <w:t>:  người dùng không xác nhận xóa nhà cung cấp, yêu cầu xóa nhà cung cấp sẽ không được gửi lên hệ thống</w:t>
            </w:r>
          </w:p>
        </w:tc>
      </w:tr>
    </w:tbl>
    <w:p w14:paraId="49C2D555" w14:textId="77777777" w:rsidR="008319C4" w:rsidRPr="00DE2C3C" w:rsidRDefault="008319C4" w:rsidP="00C5751A">
      <w:pPr>
        <w:spacing w:line="360" w:lineRule="auto"/>
        <w:rPr>
          <w:rFonts w:cs="Times New Roman"/>
          <w:sz w:val="28"/>
          <w:szCs w:val="28"/>
        </w:rPr>
      </w:pPr>
    </w:p>
    <w:p w14:paraId="527EEAE8" w14:textId="77777777" w:rsidR="00B211B6" w:rsidRPr="00DE2C3C" w:rsidRDefault="00F12233" w:rsidP="00C5751A">
      <w:pPr>
        <w:pStyle w:val="Heading2"/>
        <w:spacing w:line="360" w:lineRule="auto"/>
        <w:rPr>
          <w:rFonts w:ascii="Times New Roman" w:hAnsi="Times New Roman" w:cs="Times New Roman"/>
          <w:sz w:val="28"/>
          <w:szCs w:val="28"/>
        </w:rPr>
      </w:pPr>
      <w:bookmarkStart w:id="40" w:name="_Toc495177843"/>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 </w:t>
      </w:r>
      <w:r w:rsidR="00B211B6" w:rsidRPr="00DE2C3C">
        <w:rPr>
          <w:rFonts w:ascii="Times New Roman" w:hAnsi="Times New Roman" w:cs="Times New Roman"/>
          <w:sz w:val="28"/>
          <w:szCs w:val="28"/>
        </w:rPr>
        <w:t>Xây dựng biểu đồ tuần tự</w:t>
      </w:r>
      <w:bookmarkEnd w:id="40"/>
    </w:p>
    <w:p w14:paraId="6A0695A1" w14:textId="77777777" w:rsidR="002E5AF4" w:rsidRPr="00DE2C3C" w:rsidRDefault="00F12233" w:rsidP="00C5751A">
      <w:pPr>
        <w:pStyle w:val="Heading3"/>
        <w:spacing w:line="360" w:lineRule="auto"/>
        <w:rPr>
          <w:rFonts w:ascii="Times New Roman" w:hAnsi="Times New Roman" w:cs="Times New Roman"/>
          <w:sz w:val="28"/>
          <w:szCs w:val="28"/>
        </w:rPr>
      </w:pPr>
      <w:bookmarkStart w:id="41" w:name="_Toc495177844"/>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 </w:t>
      </w:r>
      <w:r w:rsidR="002E5AF4" w:rsidRPr="00DE2C3C">
        <w:rPr>
          <w:rFonts w:ascii="Times New Roman" w:hAnsi="Times New Roman" w:cs="Times New Roman"/>
          <w:sz w:val="28"/>
          <w:szCs w:val="28"/>
        </w:rPr>
        <w:t>Gói quản lý cây</w:t>
      </w:r>
      <w:bookmarkEnd w:id="41"/>
    </w:p>
    <w:p w14:paraId="19A7290B" w14:textId="77777777" w:rsidR="002E5AF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3.1.1. </w:t>
      </w:r>
      <w:r w:rsidR="002E5AF4" w:rsidRPr="00DE2C3C">
        <w:rPr>
          <w:rFonts w:ascii="Times New Roman" w:hAnsi="Times New Roman" w:cs="Times New Roman"/>
          <w:sz w:val="28"/>
          <w:szCs w:val="28"/>
        </w:rPr>
        <w:t>Thêm cây</w:t>
      </w:r>
    </w:p>
    <w:p w14:paraId="3CDE3F85" w14:textId="77777777" w:rsidR="002E5AF4" w:rsidRPr="00DE2C3C" w:rsidRDefault="002E5AF4" w:rsidP="00C5751A">
      <w:pPr>
        <w:spacing w:line="360" w:lineRule="auto"/>
        <w:rPr>
          <w:rFonts w:cs="Times New Roman"/>
          <w:sz w:val="28"/>
          <w:szCs w:val="28"/>
        </w:rPr>
      </w:pPr>
    </w:p>
    <w:p w14:paraId="3537B7D2" w14:textId="77777777" w:rsidR="002E5AF4" w:rsidRPr="00DE2C3C" w:rsidRDefault="00E309C6" w:rsidP="00C5751A">
      <w:pPr>
        <w:spacing w:line="360" w:lineRule="auto"/>
        <w:jc w:val="center"/>
        <w:rPr>
          <w:rFonts w:cs="Times New Roman"/>
          <w:sz w:val="28"/>
          <w:szCs w:val="28"/>
        </w:rPr>
      </w:pPr>
      <w:r>
        <w:rPr>
          <w:rFonts w:cs="Times New Roman"/>
          <w:sz w:val="28"/>
          <w:szCs w:val="28"/>
        </w:rPr>
        <w:lastRenderedPageBreak/>
        <w:pict w14:anchorId="0EDB6952">
          <v:shape id="_x0000_i1035" type="#_x0000_t75" style="width:291pt;height:331.5pt">
            <v:imagedata r:id="rId20" o:title="BieuDoTuanTu_ThemCay"/>
          </v:shape>
        </w:pict>
      </w:r>
    </w:p>
    <w:p w14:paraId="3593B959" w14:textId="77777777"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11. Biểu đồ tuần tự thêm cây</w:t>
      </w:r>
    </w:p>
    <w:p w14:paraId="7F3A5ECC" w14:textId="77777777" w:rsidR="00D8224F" w:rsidRPr="00DE2C3C" w:rsidRDefault="00D8224F" w:rsidP="00C5751A">
      <w:pPr>
        <w:spacing w:line="360" w:lineRule="auto"/>
        <w:jc w:val="center"/>
        <w:rPr>
          <w:rFonts w:cs="Times New Roman"/>
          <w:sz w:val="28"/>
          <w:szCs w:val="28"/>
        </w:rPr>
      </w:pPr>
    </w:p>
    <w:p w14:paraId="7D53C5A5"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3.1.2. </w:t>
      </w:r>
      <w:r w:rsidR="00D8224F" w:rsidRPr="00DE2C3C">
        <w:rPr>
          <w:rFonts w:ascii="Times New Roman" w:hAnsi="Times New Roman" w:cs="Times New Roman"/>
          <w:sz w:val="28"/>
          <w:szCs w:val="28"/>
        </w:rPr>
        <w:t>Sửa cây</w:t>
      </w:r>
    </w:p>
    <w:p w14:paraId="11D24FCB" w14:textId="77777777" w:rsidR="00D8224F" w:rsidRPr="00DE2C3C" w:rsidRDefault="00D8224F" w:rsidP="00C5751A">
      <w:pPr>
        <w:spacing w:line="360" w:lineRule="auto"/>
        <w:rPr>
          <w:rFonts w:cs="Times New Roman"/>
          <w:sz w:val="28"/>
          <w:szCs w:val="28"/>
        </w:rPr>
      </w:pPr>
    </w:p>
    <w:p w14:paraId="4C4BD42B" w14:textId="77777777" w:rsidR="00D8224F" w:rsidRPr="00DE2C3C" w:rsidRDefault="00E309C6" w:rsidP="00C5751A">
      <w:pPr>
        <w:spacing w:line="360" w:lineRule="auto"/>
        <w:jc w:val="center"/>
        <w:rPr>
          <w:rFonts w:cs="Times New Roman"/>
          <w:sz w:val="28"/>
          <w:szCs w:val="28"/>
        </w:rPr>
      </w:pPr>
      <w:r>
        <w:rPr>
          <w:rFonts w:cs="Times New Roman"/>
          <w:sz w:val="28"/>
          <w:szCs w:val="28"/>
        </w:rPr>
        <w:lastRenderedPageBreak/>
        <w:pict w14:anchorId="12643AD8">
          <v:shape id="_x0000_i1036" type="#_x0000_t75" style="width:291pt;height:331.5pt">
            <v:imagedata r:id="rId21" o:title="BieuDoTuanTu_SuaCay"/>
          </v:shape>
        </w:pict>
      </w:r>
    </w:p>
    <w:p w14:paraId="14176305" w14:textId="77777777"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12. Biểu đồ tuần tự sửa cây</w:t>
      </w:r>
    </w:p>
    <w:p w14:paraId="603E71C9"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3.1.3. </w:t>
      </w:r>
      <w:r w:rsidR="00D8224F" w:rsidRPr="00DE2C3C">
        <w:rPr>
          <w:rFonts w:ascii="Times New Roman" w:hAnsi="Times New Roman" w:cs="Times New Roman"/>
          <w:sz w:val="28"/>
          <w:szCs w:val="28"/>
        </w:rPr>
        <w:t>Xóa cây</w:t>
      </w:r>
    </w:p>
    <w:p w14:paraId="56A003FC" w14:textId="77777777" w:rsidR="00D8224F" w:rsidRPr="00DE2C3C" w:rsidRDefault="00D8224F" w:rsidP="00C5751A">
      <w:pPr>
        <w:spacing w:line="360" w:lineRule="auto"/>
        <w:rPr>
          <w:rFonts w:cs="Times New Roman"/>
          <w:sz w:val="28"/>
          <w:szCs w:val="28"/>
        </w:rPr>
      </w:pPr>
    </w:p>
    <w:p w14:paraId="53C5BDD3" w14:textId="77777777" w:rsidR="00D8224F" w:rsidRPr="00DE2C3C" w:rsidRDefault="00E309C6" w:rsidP="00C5751A">
      <w:pPr>
        <w:spacing w:line="360" w:lineRule="auto"/>
        <w:jc w:val="center"/>
        <w:rPr>
          <w:rFonts w:cs="Times New Roman"/>
          <w:sz w:val="28"/>
          <w:szCs w:val="28"/>
        </w:rPr>
      </w:pPr>
      <w:r>
        <w:rPr>
          <w:rFonts w:cs="Times New Roman"/>
          <w:sz w:val="28"/>
          <w:szCs w:val="28"/>
        </w:rPr>
        <w:lastRenderedPageBreak/>
        <w:pict w14:anchorId="2A3231F5">
          <v:shape id="_x0000_i1037" type="#_x0000_t75" style="width:286.5pt;height:290.25pt">
            <v:imagedata r:id="rId22" o:title="BieuDoTuanTu_XoaCay"/>
          </v:shape>
        </w:pict>
      </w:r>
    </w:p>
    <w:p w14:paraId="64103B57" w14:textId="77777777" w:rsidR="00D8224F" w:rsidRPr="00DE2C3C" w:rsidRDefault="001623F7"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13. Biều đồ tuần tự</w:t>
      </w:r>
      <w:r w:rsidR="00E00823" w:rsidRPr="00DE2C3C">
        <w:rPr>
          <w:rFonts w:cs="Times New Roman"/>
          <w:szCs w:val="24"/>
        </w:rPr>
        <w:t xml:space="preserve"> xóa cây</w:t>
      </w:r>
    </w:p>
    <w:p w14:paraId="5DC163D4"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3.1.4. </w:t>
      </w:r>
      <w:r w:rsidR="00D8224F" w:rsidRPr="00DE2C3C">
        <w:rPr>
          <w:rFonts w:ascii="Times New Roman" w:hAnsi="Times New Roman" w:cs="Times New Roman"/>
          <w:sz w:val="28"/>
          <w:szCs w:val="28"/>
        </w:rPr>
        <w:t>Tìm kiếm cây</w:t>
      </w:r>
    </w:p>
    <w:p w14:paraId="5F1F9315" w14:textId="77777777" w:rsidR="00D8224F" w:rsidRPr="00DE2C3C" w:rsidRDefault="00D8224F" w:rsidP="00C5751A">
      <w:pPr>
        <w:spacing w:line="360" w:lineRule="auto"/>
        <w:rPr>
          <w:rFonts w:cs="Times New Roman"/>
          <w:sz w:val="28"/>
          <w:szCs w:val="28"/>
        </w:rPr>
      </w:pPr>
    </w:p>
    <w:p w14:paraId="595A6904" w14:textId="77777777" w:rsidR="00D8224F" w:rsidRPr="00DE2C3C" w:rsidRDefault="00E309C6" w:rsidP="00C5751A">
      <w:pPr>
        <w:spacing w:line="360" w:lineRule="auto"/>
        <w:jc w:val="center"/>
        <w:rPr>
          <w:rFonts w:cs="Times New Roman"/>
          <w:sz w:val="28"/>
          <w:szCs w:val="28"/>
        </w:rPr>
      </w:pPr>
      <w:r>
        <w:rPr>
          <w:rFonts w:cs="Times New Roman"/>
          <w:sz w:val="28"/>
          <w:szCs w:val="28"/>
        </w:rPr>
        <w:pict w14:anchorId="62B35466">
          <v:shape id="_x0000_i1038" type="#_x0000_t75" style="width:306pt;height:170.25pt">
            <v:imagedata r:id="rId23" o:title="BieuDoTuanTu_TimKiemCay"/>
          </v:shape>
        </w:pict>
      </w:r>
    </w:p>
    <w:p w14:paraId="7C7B96DD" w14:textId="77777777"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14. Biểu đồ tuần tự tìm kiếm cây</w:t>
      </w:r>
    </w:p>
    <w:p w14:paraId="2C57A960" w14:textId="77777777" w:rsidR="00D8224F" w:rsidRPr="00DE2C3C" w:rsidRDefault="00F12233" w:rsidP="00C5751A">
      <w:pPr>
        <w:pStyle w:val="Heading3"/>
        <w:spacing w:line="360" w:lineRule="auto"/>
        <w:rPr>
          <w:rFonts w:ascii="Times New Roman" w:hAnsi="Times New Roman" w:cs="Times New Roman"/>
          <w:sz w:val="28"/>
          <w:szCs w:val="28"/>
        </w:rPr>
      </w:pPr>
      <w:bookmarkStart w:id="42" w:name="_Toc495177845"/>
      <w:r>
        <w:rPr>
          <w:rFonts w:ascii="Times New Roman" w:hAnsi="Times New Roman" w:cs="Times New Roman"/>
          <w:sz w:val="28"/>
          <w:szCs w:val="28"/>
        </w:rPr>
        <w:t>3</w:t>
      </w:r>
      <w:r w:rsidR="00721CE9">
        <w:rPr>
          <w:rFonts w:ascii="Times New Roman" w:hAnsi="Times New Roman" w:cs="Times New Roman"/>
          <w:sz w:val="28"/>
          <w:szCs w:val="28"/>
        </w:rPr>
        <w:t>.</w:t>
      </w:r>
      <w:r w:rsidR="00BE740A" w:rsidRPr="00DE2C3C">
        <w:rPr>
          <w:rFonts w:ascii="Times New Roman" w:hAnsi="Times New Roman" w:cs="Times New Roman"/>
          <w:sz w:val="28"/>
          <w:szCs w:val="28"/>
        </w:rPr>
        <w:t xml:space="preserve">3.2. </w:t>
      </w:r>
      <w:r w:rsidR="00D8224F" w:rsidRPr="00DE2C3C">
        <w:rPr>
          <w:rFonts w:ascii="Times New Roman" w:hAnsi="Times New Roman" w:cs="Times New Roman"/>
          <w:sz w:val="28"/>
          <w:szCs w:val="28"/>
        </w:rPr>
        <w:t>Gói quản lý nhóm cây</w:t>
      </w:r>
      <w:bookmarkEnd w:id="42"/>
    </w:p>
    <w:p w14:paraId="3A09A2EA"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3.2.1. </w:t>
      </w:r>
      <w:r w:rsidR="00D8224F" w:rsidRPr="00DE2C3C">
        <w:rPr>
          <w:rFonts w:ascii="Times New Roman" w:hAnsi="Times New Roman" w:cs="Times New Roman"/>
          <w:sz w:val="28"/>
          <w:szCs w:val="28"/>
        </w:rPr>
        <w:t>Tìm kiếm nhóm cây</w:t>
      </w:r>
    </w:p>
    <w:p w14:paraId="1EBBB916" w14:textId="77777777" w:rsidR="00D8224F" w:rsidRPr="00DE2C3C" w:rsidRDefault="00D8224F" w:rsidP="00C5751A">
      <w:pPr>
        <w:spacing w:line="360" w:lineRule="auto"/>
        <w:rPr>
          <w:rFonts w:cs="Times New Roman"/>
          <w:sz w:val="28"/>
          <w:szCs w:val="28"/>
        </w:rPr>
      </w:pPr>
    </w:p>
    <w:p w14:paraId="22B83ECF" w14:textId="77777777" w:rsidR="00D8224F" w:rsidRPr="00DE2C3C" w:rsidRDefault="00E309C6" w:rsidP="00C5751A">
      <w:pPr>
        <w:spacing w:line="360" w:lineRule="auto"/>
        <w:jc w:val="center"/>
        <w:rPr>
          <w:rFonts w:cs="Times New Roman"/>
          <w:sz w:val="28"/>
          <w:szCs w:val="28"/>
        </w:rPr>
      </w:pPr>
      <w:r>
        <w:rPr>
          <w:rFonts w:cs="Times New Roman"/>
          <w:sz w:val="28"/>
          <w:szCs w:val="28"/>
        </w:rPr>
        <w:lastRenderedPageBreak/>
        <w:pict w14:anchorId="14B9C970">
          <v:shape id="_x0000_i1039" type="#_x0000_t75" style="width:306pt;height:170.25pt">
            <v:imagedata r:id="rId24" o:title="BieuDoTuanTu_TimKiemNhomCay"/>
          </v:shape>
        </w:pict>
      </w:r>
    </w:p>
    <w:p w14:paraId="114E5F6C" w14:textId="77777777" w:rsidR="00D8224F" w:rsidRPr="00DE2C3C" w:rsidRDefault="009B2D23" w:rsidP="00C5751A">
      <w:pPr>
        <w:spacing w:line="360" w:lineRule="auto"/>
        <w:jc w:val="center"/>
        <w:rPr>
          <w:rFonts w:cs="Times New Roman"/>
          <w:szCs w:val="24"/>
        </w:rPr>
      </w:pPr>
      <w:r w:rsidRPr="00DE2C3C">
        <w:rPr>
          <w:rFonts w:cs="Times New Roman"/>
          <w:szCs w:val="24"/>
        </w:rPr>
        <w:t xml:space="preserve">Hình </w:t>
      </w:r>
      <w:r w:rsidR="00E00823" w:rsidRPr="00DE2C3C">
        <w:rPr>
          <w:rFonts w:cs="Times New Roman"/>
          <w:szCs w:val="24"/>
        </w:rPr>
        <w:t>2.</w:t>
      </w:r>
      <w:r w:rsidRPr="00DE2C3C">
        <w:rPr>
          <w:rFonts w:cs="Times New Roman"/>
          <w:szCs w:val="24"/>
        </w:rPr>
        <w:t>15. Biểu đồ tuần tự tìm kiế</w:t>
      </w:r>
      <w:r w:rsidR="00E00823" w:rsidRPr="00DE2C3C">
        <w:rPr>
          <w:rFonts w:cs="Times New Roman"/>
          <w:szCs w:val="24"/>
        </w:rPr>
        <w:t>m nhóm cây</w:t>
      </w:r>
    </w:p>
    <w:p w14:paraId="06AF6C02"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3.2.2. </w:t>
      </w:r>
      <w:r w:rsidR="00D8224F" w:rsidRPr="00DE2C3C">
        <w:rPr>
          <w:rFonts w:ascii="Times New Roman" w:hAnsi="Times New Roman" w:cs="Times New Roman"/>
          <w:sz w:val="28"/>
          <w:szCs w:val="28"/>
        </w:rPr>
        <w:t>Thêm nhóm cây</w:t>
      </w:r>
    </w:p>
    <w:p w14:paraId="12CF3DEE" w14:textId="77777777" w:rsidR="00D8224F" w:rsidRPr="00DE2C3C" w:rsidRDefault="00D8224F" w:rsidP="00C5751A">
      <w:pPr>
        <w:spacing w:line="360" w:lineRule="auto"/>
        <w:rPr>
          <w:rFonts w:cs="Times New Roman"/>
          <w:sz w:val="28"/>
          <w:szCs w:val="28"/>
        </w:rPr>
      </w:pPr>
    </w:p>
    <w:p w14:paraId="33878597" w14:textId="77777777" w:rsidR="00D8224F" w:rsidRPr="00DE2C3C" w:rsidRDefault="00E309C6" w:rsidP="00C5751A">
      <w:pPr>
        <w:spacing w:line="360" w:lineRule="auto"/>
        <w:jc w:val="center"/>
        <w:rPr>
          <w:rFonts w:cs="Times New Roman"/>
          <w:sz w:val="28"/>
          <w:szCs w:val="28"/>
        </w:rPr>
      </w:pPr>
      <w:r>
        <w:rPr>
          <w:rFonts w:cs="Times New Roman"/>
          <w:sz w:val="28"/>
          <w:szCs w:val="28"/>
        </w:rPr>
        <w:pict w14:anchorId="3671953F">
          <v:shape id="_x0000_i1040" type="#_x0000_t75" style="width:291pt;height:331.5pt">
            <v:imagedata r:id="rId25" o:title="BieuDoTuanTu_ThemNhomCay"/>
          </v:shape>
        </w:pict>
      </w:r>
    </w:p>
    <w:p w14:paraId="711CB92F" w14:textId="77777777"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16. Biểu đồ tuần tự thêm nhóm cây</w:t>
      </w:r>
    </w:p>
    <w:p w14:paraId="75F93D47"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3.2.3. </w:t>
      </w:r>
      <w:r w:rsidR="00D8224F" w:rsidRPr="00DE2C3C">
        <w:rPr>
          <w:rFonts w:ascii="Times New Roman" w:hAnsi="Times New Roman" w:cs="Times New Roman"/>
          <w:sz w:val="28"/>
          <w:szCs w:val="28"/>
        </w:rPr>
        <w:t>Sửa nhóm cây</w:t>
      </w:r>
    </w:p>
    <w:p w14:paraId="75B0BAB6" w14:textId="77777777" w:rsidR="00D8224F" w:rsidRPr="00DE2C3C" w:rsidRDefault="00D8224F" w:rsidP="00C5751A">
      <w:pPr>
        <w:spacing w:line="360" w:lineRule="auto"/>
        <w:rPr>
          <w:rFonts w:cs="Times New Roman"/>
          <w:sz w:val="28"/>
          <w:szCs w:val="28"/>
        </w:rPr>
      </w:pPr>
    </w:p>
    <w:p w14:paraId="17F7C3F1" w14:textId="77777777" w:rsidR="00D8224F" w:rsidRPr="00DE2C3C" w:rsidRDefault="00E309C6" w:rsidP="00C5751A">
      <w:pPr>
        <w:spacing w:line="360" w:lineRule="auto"/>
        <w:jc w:val="center"/>
        <w:rPr>
          <w:rFonts w:cs="Times New Roman"/>
          <w:sz w:val="28"/>
          <w:szCs w:val="28"/>
        </w:rPr>
      </w:pPr>
      <w:r>
        <w:rPr>
          <w:rFonts w:cs="Times New Roman"/>
          <w:sz w:val="28"/>
          <w:szCs w:val="28"/>
        </w:rPr>
        <w:lastRenderedPageBreak/>
        <w:pict w14:anchorId="3E775745">
          <v:shape id="_x0000_i1041" type="#_x0000_t75" style="width:291pt;height:331.5pt">
            <v:imagedata r:id="rId26" o:title="BieuDoTuanTu_SuaNhomCay"/>
          </v:shape>
        </w:pict>
      </w:r>
    </w:p>
    <w:p w14:paraId="1724B6B7" w14:textId="77777777" w:rsidR="00D8224F" w:rsidRPr="00DE2C3C" w:rsidRDefault="009B2D23" w:rsidP="00C5751A">
      <w:pPr>
        <w:spacing w:line="360" w:lineRule="auto"/>
        <w:ind w:left="1440"/>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17. Biểu đồ tuần tự sửa nhóm cây</w:t>
      </w:r>
    </w:p>
    <w:p w14:paraId="76824CDD"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3.2.4. </w:t>
      </w:r>
      <w:r w:rsidR="00D8224F" w:rsidRPr="00DE2C3C">
        <w:rPr>
          <w:rFonts w:ascii="Times New Roman" w:hAnsi="Times New Roman" w:cs="Times New Roman"/>
          <w:sz w:val="28"/>
          <w:szCs w:val="28"/>
        </w:rPr>
        <w:t>Xóa nhóm cây</w:t>
      </w:r>
    </w:p>
    <w:p w14:paraId="7FCBB7F0" w14:textId="77777777" w:rsidR="00D8224F" w:rsidRPr="00DE2C3C" w:rsidRDefault="00D8224F" w:rsidP="00C5751A">
      <w:pPr>
        <w:spacing w:line="360" w:lineRule="auto"/>
        <w:rPr>
          <w:rFonts w:cs="Times New Roman"/>
          <w:sz w:val="28"/>
          <w:szCs w:val="28"/>
        </w:rPr>
      </w:pPr>
    </w:p>
    <w:p w14:paraId="455C638E" w14:textId="77777777" w:rsidR="00D8224F" w:rsidRPr="00DE2C3C" w:rsidRDefault="00E309C6" w:rsidP="00C5751A">
      <w:pPr>
        <w:spacing w:line="360" w:lineRule="auto"/>
        <w:jc w:val="center"/>
        <w:rPr>
          <w:rFonts w:cs="Times New Roman"/>
          <w:sz w:val="28"/>
          <w:szCs w:val="28"/>
        </w:rPr>
      </w:pPr>
      <w:r>
        <w:rPr>
          <w:rFonts w:cs="Times New Roman"/>
          <w:sz w:val="28"/>
          <w:szCs w:val="28"/>
        </w:rPr>
        <w:lastRenderedPageBreak/>
        <w:pict w14:anchorId="035BD38D">
          <v:shape id="_x0000_i1042" type="#_x0000_t75" style="width:286.5pt;height:290.25pt">
            <v:imagedata r:id="rId27" o:title="BieuDoTuanTu_XoaNhomCay"/>
          </v:shape>
        </w:pict>
      </w:r>
    </w:p>
    <w:p w14:paraId="046411AF" w14:textId="77777777"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18. Biểu đồ tuần tự xóa nhóm cây</w:t>
      </w:r>
    </w:p>
    <w:p w14:paraId="0E072AEA" w14:textId="77777777" w:rsidR="00D8224F" w:rsidRPr="00DE2C3C" w:rsidRDefault="00721CE9" w:rsidP="00C5751A">
      <w:pPr>
        <w:pStyle w:val="Heading3"/>
        <w:spacing w:line="360" w:lineRule="auto"/>
        <w:rPr>
          <w:rFonts w:ascii="Times New Roman" w:hAnsi="Times New Roman" w:cs="Times New Roman"/>
          <w:sz w:val="28"/>
          <w:szCs w:val="28"/>
        </w:rPr>
      </w:pPr>
      <w:bookmarkStart w:id="43" w:name="_Toc495177846"/>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 </w:t>
      </w:r>
      <w:r w:rsidR="00D8224F" w:rsidRPr="00DE2C3C">
        <w:rPr>
          <w:rFonts w:ascii="Times New Roman" w:hAnsi="Times New Roman" w:cs="Times New Roman"/>
          <w:sz w:val="28"/>
          <w:szCs w:val="28"/>
        </w:rPr>
        <w:t>Gói quản lý nhân viên</w:t>
      </w:r>
      <w:bookmarkEnd w:id="43"/>
    </w:p>
    <w:p w14:paraId="4405F94C" w14:textId="77777777" w:rsidR="00D8224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3.3.1. </w:t>
      </w:r>
      <w:r w:rsidR="00FE7F9A" w:rsidRPr="00DE2C3C">
        <w:rPr>
          <w:rFonts w:ascii="Times New Roman" w:hAnsi="Times New Roman" w:cs="Times New Roman"/>
          <w:sz w:val="28"/>
          <w:szCs w:val="28"/>
        </w:rPr>
        <w:t>Tìm kiếm nhân viên</w:t>
      </w:r>
    </w:p>
    <w:p w14:paraId="3439AB7B" w14:textId="77777777" w:rsidR="00FE7F9A" w:rsidRPr="00DE2C3C" w:rsidRDefault="00FE7F9A" w:rsidP="00C5751A">
      <w:pPr>
        <w:spacing w:line="360" w:lineRule="auto"/>
        <w:rPr>
          <w:rFonts w:cs="Times New Roman"/>
          <w:sz w:val="28"/>
          <w:szCs w:val="28"/>
        </w:rPr>
      </w:pPr>
    </w:p>
    <w:p w14:paraId="2374637B" w14:textId="77777777" w:rsidR="00FE7F9A" w:rsidRPr="00DE2C3C" w:rsidRDefault="00E309C6" w:rsidP="00C5751A">
      <w:pPr>
        <w:spacing w:line="360" w:lineRule="auto"/>
        <w:jc w:val="center"/>
        <w:rPr>
          <w:rFonts w:cs="Times New Roman"/>
          <w:sz w:val="28"/>
          <w:szCs w:val="28"/>
        </w:rPr>
      </w:pPr>
      <w:r>
        <w:rPr>
          <w:rFonts w:cs="Times New Roman"/>
          <w:sz w:val="28"/>
          <w:szCs w:val="28"/>
        </w:rPr>
        <w:pict w14:anchorId="74CF87C2">
          <v:shape id="_x0000_i1043" type="#_x0000_t75" style="width:306pt;height:170.25pt">
            <v:imagedata r:id="rId28" o:title="BieuDoTuanTu_TimKiemNguoiDung"/>
          </v:shape>
        </w:pict>
      </w:r>
    </w:p>
    <w:p w14:paraId="43191856" w14:textId="77777777"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3A7E16" w:rsidRPr="00DE2C3C">
        <w:rPr>
          <w:rFonts w:cs="Times New Roman"/>
          <w:szCs w:val="24"/>
        </w:rPr>
        <w:t>2.</w:t>
      </w:r>
      <w:r w:rsidRPr="00DE2C3C">
        <w:rPr>
          <w:rFonts w:cs="Times New Roman"/>
          <w:szCs w:val="24"/>
        </w:rPr>
        <w:t>19. Biểu đồ tuần tự tìm kiế</w:t>
      </w:r>
      <w:r w:rsidR="00B45341" w:rsidRPr="00DE2C3C">
        <w:rPr>
          <w:rFonts w:cs="Times New Roman"/>
          <w:szCs w:val="24"/>
        </w:rPr>
        <w:t>m nhân viên</w:t>
      </w:r>
    </w:p>
    <w:p w14:paraId="34C76CFD"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3.3.2. </w:t>
      </w:r>
      <w:r w:rsidR="00373984" w:rsidRPr="00DE2C3C">
        <w:rPr>
          <w:rFonts w:ascii="Times New Roman" w:hAnsi="Times New Roman" w:cs="Times New Roman"/>
          <w:sz w:val="28"/>
          <w:szCs w:val="28"/>
        </w:rPr>
        <w:t>Thêm nhân viên</w:t>
      </w:r>
    </w:p>
    <w:p w14:paraId="61AD0644" w14:textId="77777777" w:rsidR="00373984" w:rsidRPr="00DE2C3C" w:rsidRDefault="00373984" w:rsidP="00C5751A">
      <w:pPr>
        <w:spacing w:line="360" w:lineRule="auto"/>
        <w:rPr>
          <w:rFonts w:cs="Times New Roman"/>
          <w:sz w:val="28"/>
          <w:szCs w:val="28"/>
        </w:rPr>
      </w:pPr>
    </w:p>
    <w:p w14:paraId="45D64F2C" w14:textId="77777777" w:rsidR="00373984" w:rsidRPr="00DE2C3C" w:rsidRDefault="00E309C6" w:rsidP="00C5751A">
      <w:pPr>
        <w:spacing w:line="360" w:lineRule="auto"/>
        <w:jc w:val="center"/>
        <w:rPr>
          <w:rFonts w:cs="Times New Roman"/>
          <w:sz w:val="28"/>
          <w:szCs w:val="28"/>
        </w:rPr>
      </w:pPr>
      <w:r>
        <w:rPr>
          <w:rFonts w:cs="Times New Roman"/>
          <w:sz w:val="28"/>
          <w:szCs w:val="28"/>
        </w:rPr>
        <w:lastRenderedPageBreak/>
        <w:pict w14:anchorId="58981EE0">
          <v:shape id="_x0000_i1044" type="#_x0000_t75" style="width:291pt;height:331.5pt">
            <v:imagedata r:id="rId29" o:title="BieuDoTuanTu_ThemNguoiDung"/>
          </v:shape>
        </w:pict>
      </w:r>
    </w:p>
    <w:p w14:paraId="49A8171C" w14:textId="77777777"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20. Biểu đồ tuần tự thêm nhân viên</w:t>
      </w:r>
    </w:p>
    <w:p w14:paraId="508B7BFD"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3.3.3. </w:t>
      </w:r>
      <w:r w:rsidR="00373984" w:rsidRPr="00DE2C3C">
        <w:rPr>
          <w:rFonts w:ascii="Times New Roman" w:hAnsi="Times New Roman" w:cs="Times New Roman"/>
          <w:sz w:val="28"/>
          <w:szCs w:val="28"/>
        </w:rPr>
        <w:t>Sửa nhân viên</w:t>
      </w:r>
    </w:p>
    <w:p w14:paraId="12208B8E" w14:textId="77777777" w:rsidR="00373984" w:rsidRPr="00DE2C3C" w:rsidRDefault="00373984" w:rsidP="00C5751A">
      <w:pPr>
        <w:spacing w:line="360" w:lineRule="auto"/>
        <w:rPr>
          <w:rFonts w:cs="Times New Roman"/>
          <w:sz w:val="28"/>
          <w:szCs w:val="28"/>
        </w:rPr>
      </w:pPr>
    </w:p>
    <w:p w14:paraId="0596769E" w14:textId="77777777" w:rsidR="00373984" w:rsidRPr="00DE2C3C" w:rsidRDefault="00E309C6" w:rsidP="00C5751A">
      <w:pPr>
        <w:spacing w:line="360" w:lineRule="auto"/>
        <w:jc w:val="center"/>
        <w:rPr>
          <w:rFonts w:cs="Times New Roman"/>
          <w:sz w:val="28"/>
          <w:szCs w:val="28"/>
        </w:rPr>
      </w:pPr>
      <w:r>
        <w:rPr>
          <w:rFonts w:cs="Times New Roman"/>
          <w:sz w:val="28"/>
          <w:szCs w:val="28"/>
        </w:rPr>
        <w:lastRenderedPageBreak/>
        <w:pict w14:anchorId="5EE56BE3">
          <v:shape id="_x0000_i1045" type="#_x0000_t75" style="width:291pt;height:331.5pt">
            <v:imagedata r:id="rId30" o:title="BieuDoTuanTu_SuaNguoiDung"/>
          </v:shape>
        </w:pict>
      </w:r>
    </w:p>
    <w:p w14:paraId="78514F6E" w14:textId="77777777" w:rsidR="009B2D23"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21. Biểu đồ tuần tự sửa nhân viên</w:t>
      </w:r>
    </w:p>
    <w:p w14:paraId="62612C77"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3.3.4. </w:t>
      </w:r>
      <w:r w:rsidR="00373984" w:rsidRPr="00DE2C3C">
        <w:rPr>
          <w:rFonts w:ascii="Times New Roman" w:hAnsi="Times New Roman" w:cs="Times New Roman"/>
          <w:sz w:val="28"/>
          <w:szCs w:val="28"/>
        </w:rPr>
        <w:t>Xóa nhân viên</w:t>
      </w:r>
    </w:p>
    <w:p w14:paraId="44F3B4A9" w14:textId="77777777" w:rsidR="00373984" w:rsidRPr="00DE2C3C" w:rsidRDefault="00373984" w:rsidP="00C5751A">
      <w:pPr>
        <w:spacing w:line="360" w:lineRule="auto"/>
        <w:rPr>
          <w:rFonts w:cs="Times New Roman"/>
          <w:sz w:val="28"/>
          <w:szCs w:val="28"/>
        </w:rPr>
      </w:pPr>
    </w:p>
    <w:p w14:paraId="546692A8" w14:textId="77777777" w:rsidR="00373984" w:rsidRPr="00DE2C3C" w:rsidRDefault="00E309C6" w:rsidP="00C5751A">
      <w:pPr>
        <w:spacing w:line="360" w:lineRule="auto"/>
        <w:jc w:val="center"/>
        <w:rPr>
          <w:rFonts w:cs="Times New Roman"/>
          <w:sz w:val="28"/>
          <w:szCs w:val="28"/>
        </w:rPr>
      </w:pPr>
      <w:r>
        <w:rPr>
          <w:rFonts w:cs="Times New Roman"/>
          <w:sz w:val="28"/>
          <w:szCs w:val="28"/>
        </w:rPr>
        <w:lastRenderedPageBreak/>
        <w:pict w14:anchorId="2268CE9D">
          <v:shape id="_x0000_i1046" type="#_x0000_t75" style="width:286.5pt;height:290.25pt">
            <v:imagedata r:id="rId31" o:title="BieuDoTuanTu_XoaNguoiDung"/>
          </v:shape>
        </w:pict>
      </w:r>
    </w:p>
    <w:p w14:paraId="7E151A02" w14:textId="77777777"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B45341" w:rsidRPr="00DE2C3C">
        <w:rPr>
          <w:rFonts w:cs="Times New Roman"/>
          <w:szCs w:val="24"/>
        </w:rPr>
        <w:t>2.</w:t>
      </w:r>
      <w:r w:rsidRPr="00DE2C3C">
        <w:rPr>
          <w:rFonts w:cs="Times New Roman"/>
          <w:szCs w:val="24"/>
        </w:rPr>
        <w:t>22. Biểu đồ tuần tự xóa nhân viên</w:t>
      </w:r>
    </w:p>
    <w:p w14:paraId="0A93BCE9" w14:textId="77777777" w:rsidR="00373984" w:rsidRPr="00DE2C3C" w:rsidRDefault="00721CE9" w:rsidP="00C5751A">
      <w:pPr>
        <w:pStyle w:val="Heading3"/>
        <w:spacing w:line="360" w:lineRule="auto"/>
        <w:rPr>
          <w:rFonts w:ascii="Times New Roman" w:hAnsi="Times New Roman" w:cs="Times New Roman"/>
          <w:sz w:val="28"/>
          <w:szCs w:val="28"/>
        </w:rPr>
      </w:pPr>
      <w:bookmarkStart w:id="44" w:name="_Toc495177847"/>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 </w:t>
      </w:r>
      <w:r w:rsidR="00373984" w:rsidRPr="00DE2C3C">
        <w:rPr>
          <w:rFonts w:ascii="Times New Roman" w:hAnsi="Times New Roman" w:cs="Times New Roman"/>
          <w:sz w:val="28"/>
          <w:szCs w:val="28"/>
        </w:rPr>
        <w:t>Gói quản lý nhập hàng</w:t>
      </w:r>
      <w:bookmarkEnd w:id="44"/>
    </w:p>
    <w:p w14:paraId="60C2E59F"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BE740A" w:rsidRPr="00DE2C3C">
        <w:rPr>
          <w:rFonts w:ascii="Times New Roman" w:hAnsi="Times New Roman" w:cs="Times New Roman"/>
          <w:sz w:val="28"/>
          <w:szCs w:val="28"/>
        </w:rPr>
        <w:t xml:space="preserve">3.4.1.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mã hóa đơn</w:t>
      </w:r>
    </w:p>
    <w:p w14:paraId="2FF000B2" w14:textId="77777777" w:rsidR="00373984" w:rsidRPr="00DE2C3C" w:rsidRDefault="00373984" w:rsidP="00C5751A">
      <w:pPr>
        <w:spacing w:line="360" w:lineRule="auto"/>
        <w:rPr>
          <w:rFonts w:cs="Times New Roman"/>
          <w:sz w:val="28"/>
          <w:szCs w:val="28"/>
        </w:rPr>
      </w:pPr>
    </w:p>
    <w:p w14:paraId="255770C7" w14:textId="77777777" w:rsidR="00373984" w:rsidRPr="00DE2C3C" w:rsidRDefault="00E309C6" w:rsidP="00C5751A">
      <w:pPr>
        <w:spacing w:line="360" w:lineRule="auto"/>
        <w:jc w:val="center"/>
        <w:rPr>
          <w:rFonts w:cs="Times New Roman"/>
          <w:sz w:val="28"/>
          <w:szCs w:val="28"/>
        </w:rPr>
      </w:pPr>
      <w:r>
        <w:rPr>
          <w:rFonts w:cs="Times New Roman"/>
          <w:sz w:val="28"/>
          <w:szCs w:val="28"/>
        </w:rPr>
        <w:pict w14:anchorId="29CB2D23">
          <v:shape id="_x0000_i1047" type="#_x0000_t75" style="width:306pt;height:170.25pt">
            <v:imagedata r:id="rId32" o:title="BieuDoTuanTu_TimKiemHoaDonNhapTheoMa"/>
          </v:shape>
        </w:pict>
      </w:r>
    </w:p>
    <w:p w14:paraId="268E3A0B" w14:textId="77777777" w:rsidR="00B45341" w:rsidRPr="00DE2C3C" w:rsidRDefault="009B2D23" w:rsidP="00C5751A">
      <w:pPr>
        <w:spacing w:line="360" w:lineRule="auto"/>
        <w:jc w:val="center"/>
        <w:rPr>
          <w:rFonts w:cs="Times New Roman"/>
          <w:szCs w:val="24"/>
        </w:rPr>
      </w:pPr>
      <w:r w:rsidRPr="00DE2C3C">
        <w:rPr>
          <w:rFonts w:cs="Times New Roman"/>
          <w:szCs w:val="24"/>
        </w:rPr>
        <w:t>Hình</w:t>
      </w:r>
      <w:r w:rsidR="00B45341" w:rsidRPr="00DE2C3C">
        <w:rPr>
          <w:rFonts w:cs="Times New Roman"/>
          <w:szCs w:val="24"/>
        </w:rPr>
        <w:t xml:space="preserve"> 2.</w:t>
      </w:r>
      <w:r w:rsidRPr="00DE2C3C">
        <w:rPr>
          <w:rFonts w:cs="Times New Roman"/>
          <w:szCs w:val="24"/>
        </w:rPr>
        <w:t xml:space="preserve">23. Biểu đồ tuần tự tìm kiếm hóa đơn nhập </w:t>
      </w:r>
    </w:p>
    <w:p w14:paraId="395570DE" w14:textId="77777777" w:rsidR="009B2D23" w:rsidRPr="00DE2C3C" w:rsidRDefault="009B2D23" w:rsidP="00C5751A">
      <w:pPr>
        <w:spacing w:line="360" w:lineRule="auto"/>
        <w:jc w:val="center"/>
        <w:rPr>
          <w:rFonts w:cs="Times New Roman"/>
          <w:szCs w:val="24"/>
        </w:rPr>
      </w:pPr>
      <w:proofErr w:type="gramStart"/>
      <w:r w:rsidRPr="00DE2C3C">
        <w:rPr>
          <w:rFonts w:cs="Times New Roman"/>
          <w:szCs w:val="24"/>
        </w:rPr>
        <w:t>hàng</w:t>
      </w:r>
      <w:proofErr w:type="gramEnd"/>
      <w:r w:rsidRPr="00DE2C3C">
        <w:rPr>
          <w:rFonts w:cs="Times New Roman"/>
          <w:szCs w:val="24"/>
        </w:rPr>
        <w:t xml:space="preserve"> theo mã hóa đơn</w:t>
      </w:r>
    </w:p>
    <w:p w14:paraId="1DD7C952" w14:textId="77777777" w:rsidR="00373984" w:rsidRPr="00DE2C3C" w:rsidRDefault="00373984" w:rsidP="00C5751A">
      <w:pPr>
        <w:spacing w:line="360" w:lineRule="auto"/>
        <w:jc w:val="center"/>
        <w:rPr>
          <w:rFonts w:cs="Times New Roman"/>
          <w:sz w:val="28"/>
          <w:szCs w:val="28"/>
        </w:rPr>
      </w:pPr>
    </w:p>
    <w:p w14:paraId="7A530C01"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3.4.2. </w:t>
      </w:r>
      <w:r w:rsidR="00373984" w:rsidRPr="00DE2C3C">
        <w:rPr>
          <w:rFonts w:ascii="Times New Roman" w:hAnsi="Times New Roman" w:cs="Times New Roman"/>
          <w:sz w:val="28"/>
          <w:szCs w:val="28"/>
        </w:rPr>
        <w:t xml:space="preserve">Tìm kiếm hóa đơn nhập hàng </w:t>
      </w:r>
      <w:proofErr w:type="gramStart"/>
      <w:r w:rsidR="00373984" w:rsidRPr="00DE2C3C">
        <w:rPr>
          <w:rFonts w:ascii="Times New Roman" w:hAnsi="Times New Roman" w:cs="Times New Roman"/>
          <w:sz w:val="28"/>
          <w:szCs w:val="28"/>
        </w:rPr>
        <w:t>theo</w:t>
      </w:r>
      <w:proofErr w:type="gramEnd"/>
      <w:r w:rsidR="00373984" w:rsidRPr="00DE2C3C">
        <w:rPr>
          <w:rFonts w:ascii="Times New Roman" w:hAnsi="Times New Roman" w:cs="Times New Roman"/>
          <w:sz w:val="28"/>
          <w:szCs w:val="28"/>
        </w:rPr>
        <w:t xml:space="preserve"> ngày tạo</w:t>
      </w:r>
    </w:p>
    <w:p w14:paraId="5F006B90" w14:textId="77777777" w:rsidR="00373984" w:rsidRPr="00DE2C3C" w:rsidRDefault="00373984" w:rsidP="00C5751A">
      <w:pPr>
        <w:spacing w:line="360" w:lineRule="auto"/>
        <w:rPr>
          <w:rFonts w:cs="Times New Roman"/>
          <w:sz w:val="28"/>
          <w:szCs w:val="28"/>
        </w:rPr>
      </w:pPr>
    </w:p>
    <w:p w14:paraId="2E2B4E0D" w14:textId="77777777" w:rsidR="00373984" w:rsidRPr="00DE2C3C" w:rsidRDefault="00E309C6" w:rsidP="00C5751A">
      <w:pPr>
        <w:spacing w:line="360" w:lineRule="auto"/>
        <w:jc w:val="center"/>
        <w:rPr>
          <w:rFonts w:cs="Times New Roman"/>
          <w:sz w:val="28"/>
          <w:szCs w:val="28"/>
        </w:rPr>
      </w:pPr>
      <w:r>
        <w:rPr>
          <w:rFonts w:cs="Times New Roman"/>
          <w:sz w:val="28"/>
          <w:szCs w:val="28"/>
        </w:rPr>
        <w:pict w14:anchorId="728F51DB">
          <v:shape id="_x0000_i1048" type="#_x0000_t75" style="width:306pt;height:170.25pt">
            <v:imagedata r:id="rId33" o:title="BieuDoTuanTu_TimKiemHoaDonNhapTheoNgay"/>
          </v:shape>
        </w:pict>
      </w:r>
    </w:p>
    <w:p w14:paraId="4E5E214A" w14:textId="77777777" w:rsidR="00DD67F2"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24. Biểu đồ tuần tự tìm kiếm hóa đơn </w:t>
      </w:r>
    </w:p>
    <w:p w14:paraId="0C2FE230" w14:textId="77777777" w:rsidR="009B2D23" w:rsidRPr="00DE2C3C" w:rsidRDefault="009B2D23" w:rsidP="00C5751A">
      <w:pPr>
        <w:spacing w:line="360" w:lineRule="auto"/>
        <w:jc w:val="center"/>
        <w:rPr>
          <w:rFonts w:cs="Times New Roman"/>
          <w:szCs w:val="24"/>
        </w:rPr>
      </w:pPr>
      <w:proofErr w:type="gramStart"/>
      <w:r w:rsidRPr="00DE2C3C">
        <w:rPr>
          <w:rFonts w:cs="Times New Roman"/>
          <w:szCs w:val="24"/>
        </w:rPr>
        <w:t>nhập</w:t>
      </w:r>
      <w:proofErr w:type="gramEnd"/>
      <w:r w:rsidRPr="00DE2C3C">
        <w:rPr>
          <w:rFonts w:cs="Times New Roman"/>
          <w:szCs w:val="24"/>
        </w:rPr>
        <w:t xml:space="preserve"> hàng theo ngày tạo</w:t>
      </w:r>
    </w:p>
    <w:p w14:paraId="2404F7CC" w14:textId="77777777" w:rsidR="00373984" w:rsidRPr="00DE2C3C" w:rsidRDefault="00373984" w:rsidP="00C5751A">
      <w:pPr>
        <w:spacing w:line="360" w:lineRule="auto"/>
        <w:jc w:val="center"/>
        <w:rPr>
          <w:rFonts w:cs="Times New Roman"/>
          <w:sz w:val="28"/>
          <w:szCs w:val="28"/>
        </w:rPr>
      </w:pPr>
    </w:p>
    <w:p w14:paraId="6DA314F7"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3.4.3. </w:t>
      </w:r>
      <w:r w:rsidR="00373984" w:rsidRPr="00DE2C3C">
        <w:rPr>
          <w:rFonts w:ascii="Times New Roman" w:hAnsi="Times New Roman" w:cs="Times New Roman"/>
          <w:sz w:val="28"/>
          <w:szCs w:val="28"/>
        </w:rPr>
        <w:t>Xem chi tiết hóa đơn nhập hàng</w:t>
      </w:r>
    </w:p>
    <w:p w14:paraId="246828FD" w14:textId="77777777" w:rsidR="00373984" w:rsidRPr="00DE2C3C" w:rsidRDefault="00373984" w:rsidP="00C5751A">
      <w:pPr>
        <w:spacing w:line="360" w:lineRule="auto"/>
        <w:rPr>
          <w:rFonts w:cs="Times New Roman"/>
          <w:sz w:val="28"/>
          <w:szCs w:val="28"/>
        </w:rPr>
      </w:pPr>
    </w:p>
    <w:p w14:paraId="4AF9430F" w14:textId="77777777" w:rsidR="00373984" w:rsidRPr="00DE2C3C" w:rsidRDefault="00E309C6" w:rsidP="00C5751A">
      <w:pPr>
        <w:spacing w:line="360" w:lineRule="auto"/>
        <w:jc w:val="center"/>
        <w:rPr>
          <w:rFonts w:cs="Times New Roman"/>
          <w:sz w:val="28"/>
          <w:szCs w:val="28"/>
        </w:rPr>
      </w:pPr>
      <w:r>
        <w:rPr>
          <w:rFonts w:cs="Times New Roman"/>
          <w:sz w:val="28"/>
          <w:szCs w:val="28"/>
        </w:rPr>
        <w:pict w14:anchorId="7F443CF6">
          <v:shape id="_x0000_i1049" type="#_x0000_t75" style="width:325.5pt;height:260.25pt">
            <v:imagedata r:id="rId34" o:title="BieuDoTuanTu_ChiTietHoaDon"/>
          </v:shape>
        </w:pict>
      </w:r>
    </w:p>
    <w:p w14:paraId="578E656C" w14:textId="77777777" w:rsidR="00373984"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25. Biểu đồ tuần tự xem chi tiết hóa đơn nhập hàng</w:t>
      </w:r>
    </w:p>
    <w:p w14:paraId="0CD5CB4F" w14:textId="77777777" w:rsidR="004F6519" w:rsidRPr="00DE2C3C" w:rsidRDefault="004F6519" w:rsidP="00C5751A">
      <w:pPr>
        <w:spacing w:line="360" w:lineRule="auto"/>
        <w:jc w:val="center"/>
        <w:rPr>
          <w:rFonts w:cs="Times New Roman"/>
          <w:sz w:val="28"/>
          <w:szCs w:val="28"/>
        </w:rPr>
      </w:pPr>
    </w:p>
    <w:p w14:paraId="00E55ED5" w14:textId="77777777" w:rsidR="004F6519" w:rsidRPr="00DE2C3C" w:rsidRDefault="004F6519" w:rsidP="00C5751A">
      <w:pPr>
        <w:spacing w:line="360" w:lineRule="auto"/>
        <w:jc w:val="center"/>
        <w:rPr>
          <w:rFonts w:cs="Times New Roman"/>
          <w:sz w:val="28"/>
          <w:szCs w:val="28"/>
        </w:rPr>
      </w:pPr>
    </w:p>
    <w:p w14:paraId="7A73CFA4" w14:textId="77777777" w:rsidR="00373984"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3.4.4. </w:t>
      </w:r>
      <w:r w:rsidR="00373984" w:rsidRPr="00DE2C3C">
        <w:rPr>
          <w:rFonts w:ascii="Times New Roman" w:hAnsi="Times New Roman" w:cs="Times New Roman"/>
          <w:sz w:val="28"/>
          <w:szCs w:val="28"/>
        </w:rPr>
        <w:t>Thêm hóa đơn nhập hàng</w:t>
      </w:r>
    </w:p>
    <w:p w14:paraId="47F1C49C" w14:textId="77777777" w:rsidR="004F6519" w:rsidRPr="00DE2C3C" w:rsidRDefault="004F6519" w:rsidP="00C5751A">
      <w:pPr>
        <w:spacing w:line="360" w:lineRule="auto"/>
        <w:rPr>
          <w:rFonts w:cs="Times New Roman"/>
          <w:sz w:val="28"/>
          <w:szCs w:val="28"/>
        </w:rPr>
      </w:pPr>
    </w:p>
    <w:p w14:paraId="2110679F" w14:textId="77777777" w:rsidR="00373984" w:rsidRPr="00DE2C3C" w:rsidRDefault="00E309C6" w:rsidP="00C5751A">
      <w:pPr>
        <w:spacing w:line="360" w:lineRule="auto"/>
        <w:jc w:val="center"/>
        <w:rPr>
          <w:rFonts w:cs="Times New Roman"/>
          <w:sz w:val="28"/>
          <w:szCs w:val="28"/>
        </w:rPr>
      </w:pPr>
      <w:r>
        <w:rPr>
          <w:rFonts w:cs="Times New Roman"/>
          <w:sz w:val="28"/>
          <w:szCs w:val="28"/>
        </w:rPr>
        <w:pict w14:anchorId="77E393B0">
          <v:shape id="_x0000_i1050" type="#_x0000_t75" style="width:343.5pt;height:335.25pt">
            <v:imagedata r:id="rId35" o:title="BieuDoTuanTu_NhapHoaDon_NhapHang"/>
          </v:shape>
        </w:pict>
      </w:r>
    </w:p>
    <w:p w14:paraId="0D63F52A" w14:textId="77777777" w:rsidR="004F6519" w:rsidRPr="00DE2C3C" w:rsidRDefault="009B2D23"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26. Biểu đồ tuần tự</w:t>
      </w:r>
      <w:r w:rsidR="00AD61B5" w:rsidRPr="00DE2C3C">
        <w:rPr>
          <w:rFonts w:cs="Times New Roman"/>
          <w:szCs w:val="24"/>
        </w:rPr>
        <w:t xml:space="preserve"> thêm hóa đơn xuất hàng</w:t>
      </w:r>
    </w:p>
    <w:p w14:paraId="4EC0FACA" w14:textId="77777777" w:rsidR="004F6519" w:rsidRPr="00DE2C3C" w:rsidRDefault="00721CE9" w:rsidP="00C5751A">
      <w:pPr>
        <w:pStyle w:val="Heading3"/>
        <w:spacing w:line="360" w:lineRule="auto"/>
        <w:rPr>
          <w:rFonts w:ascii="Times New Roman" w:hAnsi="Times New Roman" w:cs="Times New Roman"/>
          <w:sz w:val="28"/>
          <w:szCs w:val="28"/>
        </w:rPr>
      </w:pPr>
      <w:bookmarkStart w:id="45" w:name="_Toc495177848"/>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 </w:t>
      </w:r>
      <w:r w:rsidR="004F6519" w:rsidRPr="00DE2C3C">
        <w:rPr>
          <w:rFonts w:ascii="Times New Roman" w:hAnsi="Times New Roman" w:cs="Times New Roman"/>
          <w:sz w:val="28"/>
          <w:szCs w:val="28"/>
        </w:rPr>
        <w:t>Gói quản lý xuất hàng</w:t>
      </w:r>
      <w:bookmarkEnd w:id="45"/>
    </w:p>
    <w:p w14:paraId="5C61E981" w14:textId="77777777"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3.5.1. </w:t>
      </w:r>
      <w:r w:rsidR="004F6519" w:rsidRPr="00DE2C3C">
        <w:rPr>
          <w:rFonts w:ascii="Times New Roman" w:hAnsi="Times New Roman" w:cs="Times New Roman"/>
          <w:sz w:val="28"/>
          <w:szCs w:val="28"/>
        </w:rPr>
        <w:t xml:space="preserve">Tìm kiếm hóa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mã hóa đơn</w:t>
      </w:r>
    </w:p>
    <w:p w14:paraId="3347D6B3" w14:textId="77777777" w:rsidR="004F6519" w:rsidRPr="00DE2C3C" w:rsidRDefault="004F6519" w:rsidP="00C5751A">
      <w:pPr>
        <w:spacing w:line="360" w:lineRule="auto"/>
        <w:rPr>
          <w:rFonts w:cs="Times New Roman"/>
          <w:sz w:val="28"/>
          <w:szCs w:val="28"/>
        </w:rPr>
      </w:pPr>
    </w:p>
    <w:p w14:paraId="66046CE3" w14:textId="77777777" w:rsidR="004F6519" w:rsidRPr="00DE2C3C" w:rsidRDefault="00E309C6" w:rsidP="00C5751A">
      <w:pPr>
        <w:spacing w:line="360" w:lineRule="auto"/>
        <w:jc w:val="center"/>
        <w:rPr>
          <w:rFonts w:cs="Times New Roman"/>
          <w:sz w:val="28"/>
          <w:szCs w:val="28"/>
        </w:rPr>
      </w:pPr>
      <w:r>
        <w:rPr>
          <w:rFonts w:cs="Times New Roman"/>
          <w:sz w:val="28"/>
          <w:szCs w:val="28"/>
        </w:rPr>
        <w:lastRenderedPageBreak/>
        <w:pict w14:anchorId="70A5BD8C">
          <v:shape id="_x0000_i1051" type="#_x0000_t75" style="width:306pt;height:170.25pt">
            <v:imagedata r:id="rId36" o:title="BieuDoTuanTu_TimKiemHoaDonTheoMa"/>
          </v:shape>
        </w:pict>
      </w:r>
    </w:p>
    <w:p w14:paraId="52D234D4" w14:textId="77777777" w:rsidR="00EB3C6D" w:rsidRPr="00DE2C3C" w:rsidRDefault="00AD61B5" w:rsidP="00C5751A">
      <w:pPr>
        <w:spacing w:line="360" w:lineRule="auto"/>
        <w:jc w:val="center"/>
        <w:rPr>
          <w:rFonts w:cs="Times New Roman"/>
          <w:szCs w:val="24"/>
        </w:rPr>
      </w:pPr>
      <w:r w:rsidRPr="00DE2C3C">
        <w:rPr>
          <w:rFonts w:cs="Times New Roman"/>
          <w:szCs w:val="24"/>
        </w:rPr>
        <w:t xml:space="preserve">Hình </w:t>
      </w:r>
      <w:r w:rsidR="00EB3C6D" w:rsidRPr="00DE2C3C">
        <w:rPr>
          <w:rFonts w:cs="Times New Roman"/>
          <w:szCs w:val="24"/>
        </w:rPr>
        <w:t>2.</w:t>
      </w:r>
      <w:r w:rsidRPr="00DE2C3C">
        <w:rPr>
          <w:rFonts w:cs="Times New Roman"/>
          <w:szCs w:val="24"/>
        </w:rPr>
        <w:t xml:space="preserve">27. Biểu đồ tuần tự tìm kiếm hóa đơn xuất hàng </w:t>
      </w:r>
    </w:p>
    <w:p w14:paraId="65418639" w14:textId="77777777" w:rsidR="00AD61B5" w:rsidRPr="00DE2C3C" w:rsidRDefault="00AD61B5" w:rsidP="00C5751A">
      <w:pPr>
        <w:spacing w:line="360" w:lineRule="auto"/>
        <w:jc w:val="center"/>
        <w:rPr>
          <w:rFonts w:cs="Times New Roman"/>
          <w:szCs w:val="24"/>
        </w:rPr>
      </w:pPr>
      <w:proofErr w:type="gramStart"/>
      <w:r w:rsidRPr="00DE2C3C">
        <w:rPr>
          <w:rFonts w:cs="Times New Roman"/>
          <w:szCs w:val="24"/>
        </w:rPr>
        <w:t>theo</w:t>
      </w:r>
      <w:proofErr w:type="gramEnd"/>
      <w:r w:rsidRPr="00DE2C3C">
        <w:rPr>
          <w:rFonts w:cs="Times New Roman"/>
          <w:szCs w:val="24"/>
        </w:rPr>
        <w:t xml:space="preserve"> mã hóa đơn</w:t>
      </w:r>
    </w:p>
    <w:p w14:paraId="1DC7376A" w14:textId="77777777" w:rsidR="004F6519" w:rsidRPr="00DE2C3C" w:rsidRDefault="004F6519" w:rsidP="00C5751A">
      <w:pPr>
        <w:spacing w:line="360" w:lineRule="auto"/>
        <w:jc w:val="center"/>
        <w:rPr>
          <w:rFonts w:cs="Times New Roman"/>
          <w:sz w:val="28"/>
          <w:szCs w:val="28"/>
        </w:rPr>
      </w:pPr>
    </w:p>
    <w:p w14:paraId="7EA596E6" w14:textId="77777777"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3.5.2. </w:t>
      </w:r>
      <w:r w:rsidR="004F6519" w:rsidRPr="00DE2C3C">
        <w:rPr>
          <w:rFonts w:ascii="Times New Roman" w:hAnsi="Times New Roman" w:cs="Times New Roman"/>
          <w:sz w:val="28"/>
          <w:szCs w:val="28"/>
        </w:rPr>
        <w:t>Tìm kiế</w:t>
      </w:r>
      <w:r w:rsidR="00AD61B5" w:rsidRPr="00DE2C3C">
        <w:rPr>
          <w:rFonts w:ascii="Times New Roman" w:hAnsi="Times New Roman" w:cs="Times New Roman"/>
          <w:sz w:val="28"/>
          <w:szCs w:val="28"/>
        </w:rPr>
        <w:t>m hóa</w:t>
      </w:r>
      <w:r w:rsidR="004F6519" w:rsidRPr="00DE2C3C">
        <w:rPr>
          <w:rFonts w:ascii="Times New Roman" w:hAnsi="Times New Roman" w:cs="Times New Roman"/>
          <w:sz w:val="28"/>
          <w:szCs w:val="28"/>
        </w:rPr>
        <w:t xml:space="preserve"> đơn xuất hàng </w:t>
      </w:r>
      <w:proofErr w:type="gramStart"/>
      <w:r w:rsidR="004F6519" w:rsidRPr="00DE2C3C">
        <w:rPr>
          <w:rFonts w:ascii="Times New Roman" w:hAnsi="Times New Roman" w:cs="Times New Roman"/>
          <w:sz w:val="28"/>
          <w:szCs w:val="28"/>
        </w:rPr>
        <w:t>theo</w:t>
      </w:r>
      <w:proofErr w:type="gramEnd"/>
      <w:r w:rsidR="004F6519" w:rsidRPr="00DE2C3C">
        <w:rPr>
          <w:rFonts w:ascii="Times New Roman" w:hAnsi="Times New Roman" w:cs="Times New Roman"/>
          <w:sz w:val="28"/>
          <w:szCs w:val="28"/>
        </w:rPr>
        <w:t xml:space="preserve"> ngày tạo</w:t>
      </w:r>
    </w:p>
    <w:p w14:paraId="319AFB01" w14:textId="77777777" w:rsidR="004F6519" w:rsidRPr="00DE2C3C" w:rsidRDefault="004F6519" w:rsidP="00C5751A">
      <w:pPr>
        <w:spacing w:line="360" w:lineRule="auto"/>
        <w:rPr>
          <w:rFonts w:cs="Times New Roman"/>
          <w:sz w:val="28"/>
          <w:szCs w:val="28"/>
        </w:rPr>
      </w:pPr>
    </w:p>
    <w:p w14:paraId="219C1C2C" w14:textId="77777777" w:rsidR="004F6519" w:rsidRPr="00DE2C3C" w:rsidRDefault="00E309C6" w:rsidP="00C5751A">
      <w:pPr>
        <w:spacing w:line="360" w:lineRule="auto"/>
        <w:jc w:val="center"/>
        <w:rPr>
          <w:rFonts w:cs="Times New Roman"/>
          <w:sz w:val="28"/>
          <w:szCs w:val="28"/>
        </w:rPr>
      </w:pPr>
      <w:r>
        <w:rPr>
          <w:rFonts w:cs="Times New Roman"/>
          <w:sz w:val="28"/>
          <w:szCs w:val="28"/>
        </w:rPr>
        <w:pict w14:anchorId="21659261">
          <v:shape id="_x0000_i1052" type="#_x0000_t75" style="width:306pt;height:170.25pt">
            <v:imagedata r:id="rId37" o:title="BieuDoTuanTu_TimKiemHoaDonTheoNgay"/>
          </v:shape>
        </w:pict>
      </w:r>
    </w:p>
    <w:p w14:paraId="7CF19068" w14:textId="77777777" w:rsidR="00821787" w:rsidRPr="00DE2C3C" w:rsidRDefault="00AD61B5" w:rsidP="00C5751A">
      <w:pPr>
        <w:spacing w:line="360" w:lineRule="auto"/>
        <w:jc w:val="center"/>
        <w:rPr>
          <w:rFonts w:cs="Times New Roman"/>
          <w:szCs w:val="24"/>
        </w:rPr>
      </w:pPr>
      <w:r w:rsidRPr="00DE2C3C">
        <w:rPr>
          <w:rFonts w:cs="Times New Roman"/>
          <w:szCs w:val="24"/>
        </w:rPr>
        <w:t xml:space="preserve">Hình </w:t>
      </w:r>
      <w:r w:rsidR="00821787" w:rsidRPr="00DE2C3C">
        <w:rPr>
          <w:rFonts w:cs="Times New Roman"/>
          <w:szCs w:val="24"/>
        </w:rPr>
        <w:t>2.</w:t>
      </w:r>
      <w:r w:rsidRPr="00DE2C3C">
        <w:rPr>
          <w:rFonts w:cs="Times New Roman"/>
          <w:szCs w:val="24"/>
        </w:rPr>
        <w:t xml:space="preserve">28. Biểu đồ tuần tự tìm kiếm hóa đơn </w:t>
      </w:r>
    </w:p>
    <w:p w14:paraId="5A3DF079" w14:textId="77777777" w:rsidR="004F6519" w:rsidRPr="00DE2C3C" w:rsidRDefault="00AD61B5" w:rsidP="00C5751A">
      <w:pPr>
        <w:spacing w:line="360" w:lineRule="auto"/>
        <w:jc w:val="center"/>
        <w:rPr>
          <w:rFonts w:cs="Times New Roman"/>
          <w:szCs w:val="24"/>
        </w:rPr>
      </w:pPr>
      <w:proofErr w:type="gramStart"/>
      <w:r w:rsidRPr="00DE2C3C">
        <w:rPr>
          <w:rFonts w:cs="Times New Roman"/>
          <w:szCs w:val="24"/>
        </w:rPr>
        <w:t>xuất</w:t>
      </w:r>
      <w:proofErr w:type="gramEnd"/>
      <w:r w:rsidRPr="00DE2C3C">
        <w:rPr>
          <w:rFonts w:cs="Times New Roman"/>
          <w:szCs w:val="24"/>
        </w:rPr>
        <w:t xml:space="preserve"> hàng theo ngày tạo</w:t>
      </w:r>
    </w:p>
    <w:p w14:paraId="153F3431" w14:textId="77777777" w:rsidR="004F6519" w:rsidRPr="00DE2C3C" w:rsidRDefault="004F6519" w:rsidP="00C5751A">
      <w:pPr>
        <w:spacing w:line="360" w:lineRule="auto"/>
        <w:jc w:val="center"/>
        <w:rPr>
          <w:rFonts w:cs="Times New Roman"/>
          <w:sz w:val="28"/>
          <w:szCs w:val="28"/>
        </w:rPr>
      </w:pPr>
    </w:p>
    <w:p w14:paraId="34C1F44C" w14:textId="77777777"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3.5.3. </w:t>
      </w:r>
      <w:r w:rsidR="004F6519" w:rsidRPr="00DE2C3C">
        <w:rPr>
          <w:rFonts w:ascii="Times New Roman" w:hAnsi="Times New Roman" w:cs="Times New Roman"/>
          <w:sz w:val="28"/>
          <w:szCs w:val="28"/>
        </w:rPr>
        <w:t>Xem chi tiết hóa đơn xuất hàng</w:t>
      </w:r>
    </w:p>
    <w:p w14:paraId="0FC5DFCE" w14:textId="77777777" w:rsidR="004F6519" w:rsidRPr="00DE2C3C" w:rsidRDefault="004F6519" w:rsidP="00C5751A">
      <w:pPr>
        <w:spacing w:line="360" w:lineRule="auto"/>
        <w:rPr>
          <w:rFonts w:cs="Times New Roman"/>
          <w:sz w:val="28"/>
          <w:szCs w:val="28"/>
        </w:rPr>
      </w:pPr>
    </w:p>
    <w:p w14:paraId="35278D4C" w14:textId="77777777" w:rsidR="004F6519" w:rsidRPr="00DE2C3C" w:rsidRDefault="00E309C6" w:rsidP="00C5751A">
      <w:pPr>
        <w:spacing w:line="360" w:lineRule="auto"/>
        <w:jc w:val="center"/>
        <w:rPr>
          <w:rFonts w:cs="Times New Roman"/>
          <w:sz w:val="28"/>
          <w:szCs w:val="28"/>
        </w:rPr>
      </w:pPr>
      <w:r>
        <w:rPr>
          <w:rFonts w:cs="Times New Roman"/>
          <w:sz w:val="28"/>
          <w:szCs w:val="28"/>
        </w:rPr>
        <w:lastRenderedPageBreak/>
        <w:pict w14:anchorId="50AD6A14">
          <v:shape id="_x0000_i1053" type="#_x0000_t75" style="width:325.5pt;height:260.25pt">
            <v:imagedata r:id="rId34" o:title="BieuDoTuanTu_ChiTietHoaDon_XuatHang"/>
          </v:shape>
        </w:pict>
      </w:r>
    </w:p>
    <w:p w14:paraId="49645D92" w14:textId="77777777" w:rsidR="004F6519"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29. Biểu đồ tuần tự xem chi tiết hóa đơn xuất hàng</w:t>
      </w:r>
    </w:p>
    <w:p w14:paraId="2A669663" w14:textId="77777777" w:rsidR="004F6519" w:rsidRPr="00DE2C3C" w:rsidRDefault="004F6519" w:rsidP="00C5751A">
      <w:pPr>
        <w:spacing w:line="360" w:lineRule="auto"/>
        <w:jc w:val="center"/>
        <w:rPr>
          <w:rFonts w:cs="Times New Roman"/>
          <w:sz w:val="28"/>
          <w:szCs w:val="28"/>
        </w:rPr>
      </w:pPr>
    </w:p>
    <w:p w14:paraId="3CA42078" w14:textId="77777777"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3.5.4. </w:t>
      </w:r>
      <w:r w:rsidR="004F6519" w:rsidRPr="00DE2C3C">
        <w:rPr>
          <w:rFonts w:ascii="Times New Roman" w:hAnsi="Times New Roman" w:cs="Times New Roman"/>
          <w:sz w:val="28"/>
          <w:szCs w:val="28"/>
        </w:rPr>
        <w:t>Thêm hóa đơn xuất hàng</w:t>
      </w:r>
    </w:p>
    <w:p w14:paraId="7F7E6086" w14:textId="77777777" w:rsidR="004F6519" w:rsidRPr="00DE2C3C" w:rsidRDefault="004F6519" w:rsidP="00C5751A">
      <w:pPr>
        <w:spacing w:line="360" w:lineRule="auto"/>
        <w:rPr>
          <w:rFonts w:cs="Times New Roman"/>
          <w:sz w:val="28"/>
          <w:szCs w:val="28"/>
        </w:rPr>
      </w:pPr>
    </w:p>
    <w:p w14:paraId="2E49F914" w14:textId="77777777" w:rsidR="004F6519" w:rsidRPr="00DE2C3C" w:rsidRDefault="00E309C6" w:rsidP="00C5751A">
      <w:pPr>
        <w:spacing w:line="360" w:lineRule="auto"/>
        <w:jc w:val="center"/>
        <w:rPr>
          <w:rFonts w:cs="Times New Roman"/>
          <w:sz w:val="28"/>
          <w:szCs w:val="28"/>
        </w:rPr>
      </w:pPr>
      <w:r>
        <w:rPr>
          <w:rFonts w:cs="Times New Roman"/>
          <w:sz w:val="28"/>
          <w:szCs w:val="28"/>
        </w:rPr>
        <w:lastRenderedPageBreak/>
        <w:pict w14:anchorId="27CB6F1D">
          <v:shape id="_x0000_i1054" type="#_x0000_t75" style="width:346.4pt;height:440.15pt">
            <v:imagedata r:id="rId38" o:title="BieuDoTuanTu_XuatHoaDon"/>
          </v:shape>
        </w:pict>
      </w:r>
    </w:p>
    <w:p w14:paraId="66E54C9B" w14:textId="77777777"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30. Biểu đồ tuần tự thêm hóa đơn xuất hàng</w:t>
      </w:r>
    </w:p>
    <w:p w14:paraId="05B8B612" w14:textId="77777777" w:rsidR="004F6519" w:rsidRPr="00DE2C3C" w:rsidRDefault="004F6519" w:rsidP="00C5751A">
      <w:pPr>
        <w:spacing w:line="360" w:lineRule="auto"/>
        <w:jc w:val="center"/>
        <w:rPr>
          <w:rFonts w:cs="Times New Roman"/>
          <w:sz w:val="28"/>
          <w:szCs w:val="28"/>
        </w:rPr>
      </w:pPr>
    </w:p>
    <w:p w14:paraId="1A2D8943" w14:textId="77777777" w:rsidR="004F6519" w:rsidRPr="00DE2C3C" w:rsidRDefault="00721CE9" w:rsidP="00C5751A">
      <w:pPr>
        <w:pStyle w:val="Heading3"/>
        <w:spacing w:line="360" w:lineRule="auto"/>
        <w:rPr>
          <w:rFonts w:ascii="Times New Roman" w:hAnsi="Times New Roman" w:cs="Times New Roman"/>
          <w:sz w:val="28"/>
          <w:szCs w:val="28"/>
        </w:rPr>
      </w:pPr>
      <w:bookmarkStart w:id="46" w:name="_Toc495177849"/>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 </w:t>
      </w:r>
      <w:r w:rsidR="004F6519" w:rsidRPr="00DE2C3C">
        <w:rPr>
          <w:rFonts w:ascii="Times New Roman" w:hAnsi="Times New Roman" w:cs="Times New Roman"/>
          <w:sz w:val="28"/>
          <w:szCs w:val="28"/>
        </w:rPr>
        <w:t>Gói quản lý khách hàng</w:t>
      </w:r>
      <w:bookmarkEnd w:id="46"/>
    </w:p>
    <w:p w14:paraId="5FF79612" w14:textId="77777777" w:rsidR="004F6519"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A14BA9" w:rsidRPr="00DE2C3C">
        <w:rPr>
          <w:rFonts w:ascii="Times New Roman" w:hAnsi="Times New Roman" w:cs="Times New Roman"/>
          <w:sz w:val="28"/>
          <w:szCs w:val="28"/>
        </w:rPr>
        <w:t xml:space="preserve">3.6.1. </w:t>
      </w:r>
      <w:r w:rsidR="004F6519" w:rsidRPr="00DE2C3C">
        <w:rPr>
          <w:rFonts w:ascii="Times New Roman" w:hAnsi="Times New Roman" w:cs="Times New Roman"/>
          <w:sz w:val="28"/>
          <w:szCs w:val="28"/>
        </w:rPr>
        <w:t>Thêm khách hàng</w:t>
      </w:r>
    </w:p>
    <w:p w14:paraId="38451C5D" w14:textId="77777777" w:rsidR="004F6519" w:rsidRPr="00DE2C3C" w:rsidRDefault="004F6519" w:rsidP="00C5751A">
      <w:pPr>
        <w:spacing w:line="360" w:lineRule="auto"/>
        <w:rPr>
          <w:rFonts w:cs="Times New Roman"/>
          <w:sz w:val="28"/>
          <w:szCs w:val="28"/>
        </w:rPr>
      </w:pPr>
    </w:p>
    <w:p w14:paraId="4E5DDDDF" w14:textId="77777777" w:rsidR="004F6519" w:rsidRPr="00DE2C3C" w:rsidRDefault="00E309C6" w:rsidP="00C5751A">
      <w:pPr>
        <w:spacing w:line="360" w:lineRule="auto"/>
        <w:jc w:val="center"/>
        <w:rPr>
          <w:rFonts w:cs="Times New Roman"/>
          <w:sz w:val="28"/>
          <w:szCs w:val="28"/>
        </w:rPr>
      </w:pPr>
      <w:r>
        <w:rPr>
          <w:rFonts w:cs="Times New Roman"/>
          <w:sz w:val="28"/>
          <w:szCs w:val="28"/>
        </w:rPr>
        <w:lastRenderedPageBreak/>
        <w:pict w14:anchorId="427269F3">
          <v:shape id="_x0000_i1055" type="#_x0000_t75" style="width:336.25pt;height:319.9pt">
            <v:imagedata r:id="rId39" o:title="BieuDoTuanTu_ThemKhachHang"/>
          </v:shape>
        </w:pict>
      </w:r>
    </w:p>
    <w:p w14:paraId="021595CC" w14:textId="77777777" w:rsidR="00056FBF"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31. Biểu đồ tuần tự thêm khách hàng</w:t>
      </w:r>
    </w:p>
    <w:p w14:paraId="11206829" w14:textId="77777777" w:rsidR="00056FBF" w:rsidRPr="00DE2C3C" w:rsidRDefault="00056FBF" w:rsidP="00C5751A">
      <w:pPr>
        <w:spacing w:line="360" w:lineRule="auto"/>
        <w:jc w:val="center"/>
        <w:rPr>
          <w:rFonts w:cs="Times New Roman"/>
          <w:sz w:val="28"/>
          <w:szCs w:val="28"/>
        </w:rPr>
      </w:pPr>
    </w:p>
    <w:p w14:paraId="2348B774" w14:textId="77777777" w:rsidR="00056FBF" w:rsidRPr="00DE2C3C" w:rsidRDefault="00721CE9"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3.6.2. </w:t>
      </w:r>
      <w:r w:rsidR="00056FBF" w:rsidRPr="00DE2C3C">
        <w:rPr>
          <w:rFonts w:ascii="Times New Roman" w:hAnsi="Times New Roman" w:cs="Times New Roman"/>
          <w:sz w:val="28"/>
          <w:szCs w:val="28"/>
        </w:rPr>
        <w:t>Sửa khách hàng</w:t>
      </w:r>
    </w:p>
    <w:p w14:paraId="37B29D5B" w14:textId="77777777" w:rsidR="00056FBF" w:rsidRPr="00DE2C3C" w:rsidRDefault="00056FBF" w:rsidP="00C5751A">
      <w:pPr>
        <w:spacing w:line="360" w:lineRule="auto"/>
        <w:rPr>
          <w:rFonts w:cs="Times New Roman"/>
          <w:sz w:val="28"/>
          <w:szCs w:val="28"/>
        </w:rPr>
      </w:pPr>
    </w:p>
    <w:p w14:paraId="5A4B7915" w14:textId="77777777" w:rsidR="00056FBF" w:rsidRPr="00DE2C3C" w:rsidRDefault="00E309C6" w:rsidP="00C5751A">
      <w:pPr>
        <w:spacing w:line="360" w:lineRule="auto"/>
        <w:jc w:val="center"/>
        <w:rPr>
          <w:rFonts w:cs="Times New Roman"/>
          <w:sz w:val="28"/>
          <w:szCs w:val="28"/>
        </w:rPr>
      </w:pPr>
      <w:r>
        <w:rPr>
          <w:rFonts w:cs="Times New Roman"/>
          <w:sz w:val="28"/>
          <w:szCs w:val="28"/>
        </w:rPr>
        <w:lastRenderedPageBreak/>
        <w:pict w14:anchorId="3A5774E1">
          <v:shape id="_x0000_i1056" type="#_x0000_t75" style="width:379pt;height:319.9pt">
            <v:imagedata r:id="rId40" o:title="BieuDoTuanTu_DongBoKhachHang"/>
          </v:shape>
        </w:pict>
      </w:r>
    </w:p>
    <w:p w14:paraId="1C711058" w14:textId="77777777"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32. Biểu đồ tuần tự sửa khách hàng</w:t>
      </w:r>
    </w:p>
    <w:p w14:paraId="388CC128" w14:textId="77777777" w:rsidR="009C6F15" w:rsidRPr="00DE2C3C" w:rsidRDefault="009C6F15" w:rsidP="00C5751A">
      <w:pPr>
        <w:spacing w:line="360" w:lineRule="auto"/>
        <w:jc w:val="center"/>
        <w:rPr>
          <w:rFonts w:cs="Times New Roman"/>
          <w:sz w:val="28"/>
          <w:szCs w:val="28"/>
        </w:rPr>
      </w:pPr>
    </w:p>
    <w:p w14:paraId="0ADAF66C" w14:textId="77777777" w:rsidR="009C6F15" w:rsidRPr="00DE2C3C" w:rsidRDefault="0038389E" w:rsidP="00C5751A">
      <w:pPr>
        <w:pStyle w:val="Heading3"/>
        <w:spacing w:line="360" w:lineRule="auto"/>
        <w:rPr>
          <w:rFonts w:ascii="Times New Roman" w:hAnsi="Times New Roman" w:cs="Times New Roman"/>
          <w:sz w:val="28"/>
          <w:szCs w:val="28"/>
        </w:rPr>
      </w:pPr>
      <w:bookmarkStart w:id="47" w:name="_Toc495177850"/>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 </w:t>
      </w:r>
      <w:r w:rsidR="009C6F15" w:rsidRPr="00DE2C3C">
        <w:rPr>
          <w:rFonts w:ascii="Times New Roman" w:hAnsi="Times New Roman" w:cs="Times New Roman"/>
          <w:sz w:val="28"/>
          <w:szCs w:val="28"/>
        </w:rPr>
        <w:t>Gói quản lý nhà cung cấp</w:t>
      </w:r>
      <w:bookmarkEnd w:id="47"/>
    </w:p>
    <w:p w14:paraId="0D2C4D60" w14:textId="77777777"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3.7.1. </w:t>
      </w:r>
      <w:r w:rsidR="009C6F15" w:rsidRPr="00DE2C3C">
        <w:rPr>
          <w:rFonts w:ascii="Times New Roman" w:hAnsi="Times New Roman" w:cs="Times New Roman"/>
          <w:sz w:val="28"/>
          <w:szCs w:val="28"/>
        </w:rPr>
        <w:t>Tìm kiếm nhà cung cấp</w:t>
      </w:r>
    </w:p>
    <w:p w14:paraId="77A121EE" w14:textId="77777777" w:rsidR="009C6F15" w:rsidRPr="00DE2C3C" w:rsidRDefault="009C6F15" w:rsidP="00C5751A">
      <w:pPr>
        <w:spacing w:line="360" w:lineRule="auto"/>
        <w:rPr>
          <w:rFonts w:cs="Times New Roman"/>
          <w:sz w:val="28"/>
          <w:szCs w:val="28"/>
        </w:rPr>
      </w:pPr>
    </w:p>
    <w:p w14:paraId="7B9FA14B" w14:textId="77777777" w:rsidR="009C6F15" w:rsidRPr="00DE2C3C" w:rsidRDefault="00E309C6" w:rsidP="00C5751A">
      <w:pPr>
        <w:spacing w:line="360" w:lineRule="auto"/>
        <w:jc w:val="center"/>
        <w:rPr>
          <w:rFonts w:cs="Times New Roman"/>
          <w:sz w:val="28"/>
          <w:szCs w:val="28"/>
        </w:rPr>
      </w:pPr>
      <w:r>
        <w:rPr>
          <w:rFonts w:cs="Times New Roman"/>
          <w:sz w:val="28"/>
          <w:szCs w:val="28"/>
        </w:rPr>
        <w:pict w14:anchorId="482BC144">
          <v:shape id="_x0000_i1057" type="#_x0000_t75" style="width:306.35pt;height:170.5pt">
            <v:imagedata r:id="rId41" o:title="BieuDoTuanTu_TimKiemNhaCungCap"/>
          </v:shape>
        </w:pict>
      </w:r>
    </w:p>
    <w:p w14:paraId="35FBA193" w14:textId="77777777"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0A0547" w:rsidRPr="00DE2C3C">
        <w:rPr>
          <w:rFonts w:cs="Times New Roman"/>
          <w:szCs w:val="24"/>
        </w:rPr>
        <w:t>2.</w:t>
      </w:r>
      <w:r w:rsidRPr="00DE2C3C">
        <w:rPr>
          <w:rFonts w:cs="Times New Roman"/>
          <w:szCs w:val="24"/>
        </w:rPr>
        <w:t>33. Biểu đồ tuần tự tìm kiếm nhà cung cấp</w:t>
      </w:r>
    </w:p>
    <w:p w14:paraId="11724A77" w14:textId="77777777"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3.7.2. </w:t>
      </w:r>
      <w:r w:rsidR="009C6F15" w:rsidRPr="00DE2C3C">
        <w:rPr>
          <w:rFonts w:ascii="Times New Roman" w:hAnsi="Times New Roman" w:cs="Times New Roman"/>
          <w:sz w:val="28"/>
          <w:szCs w:val="28"/>
        </w:rPr>
        <w:t>Thêm nhà cung cấp</w:t>
      </w:r>
    </w:p>
    <w:p w14:paraId="689F6456" w14:textId="77777777" w:rsidR="009C6F15" w:rsidRPr="00DE2C3C" w:rsidRDefault="009C6F15" w:rsidP="00C5751A">
      <w:pPr>
        <w:spacing w:line="360" w:lineRule="auto"/>
        <w:rPr>
          <w:rFonts w:cs="Times New Roman"/>
          <w:sz w:val="28"/>
          <w:szCs w:val="28"/>
        </w:rPr>
      </w:pPr>
    </w:p>
    <w:p w14:paraId="45D91E6B" w14:textId="77777777" w:rsidR="009C6F15" w:rsidRPr="00DE2C3C" w:rsidRDefault="00E309C6" w:rsidP="00C5751A">
      <w:pPr>
        <w:spacing w:line="360" w:lineRule="auto"/>
        <w:jc w:val="center"/>
        <w:rPr>
          <w:rFonts w:cs="Times New Roman"/>
          <w:sz w:val="28"/>
          <w:szCs w:val="28"/>
        </w:rPr>
      </w:pPr>
      <w:r>
        <w:rPr>
          <w:rFonts w:cs="Times New Roman"/>
          <w:sz w:val="28"/>
          <w:szCs w:val="28"/>
        </w:rPr>
        <w:pict w14:anchorId="51A22C43">
          <v:shape id="_x0000_i1058" type="#_x0000_t75" style="width:290.7pt;height:331.45pt">
            <v:imagedata r:id="rId42" o:title="BieuDoTuanTu_ThemNhaCungCap"/>
          </v:shape>
        </w:pict>
      </w:r>
    </w:p>
    <w:p w14:paraId="3570CD48" w14:textId="77777777" w:rsidR="00AD61B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34. Biểu đồ tuần tự thêm nhà cung cấp</w:t>
      </w:r>
    </w:p>
    <w:p w14:paraId="438017E6" w14:textId="77777777" w:rsidR="009C6F15" w:rsidRPr="00DE2C3C" w:rsidRDefault="009C6F15" w:rsidP="00C5751A">
      <w:pPr>
        <w:spacing w:line="360" w:lineRule="auto"/>
        <w:jc w:val="center"/>
        <w:rPr>
          <w:rFonts w:cs="Times New Roman"/>
          <w:sz w:val="28"/>
          <w:szCs w:val="28"/>
        </w:rPr>
      </w:pPr>
    </w:p>
    <w:p w14:paraId="2421BD1B" w14:textId="77777777"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3.7.3. </w:t>
      </w:r>
      <w:r w:rsidR="009C6F15" w:rsidRPr="00DE2C3C">
        <w:rPr>
          <w:rFonts w:ascii="Times New Roman" w:hAnsi="Times New Roman" w:cs="Times New Roman"/>
          <w:sz w:val="28"/>
          <w:szCs w:val="28"/>
        </w:rPr>
        <w:t>Sửa nhà cung cấp</w:t>
      </w:r>
    </w:p>
    <w:p w14:paraId="3D607386" w14:textId="77777777" w:rsidR="009C6F15" w:rsidRPr="00DE2C3C" w:rsidRDefault="009C6F15" w:rsidP="00C5751A">
      <w:pPr>
        <w:spacing w:line="360" w:lineRule="auto"/>
        <w:rPr>
          <w:rFonts w:cs="Times New Roman"/>
          <w:sz w:val="28"/>
          <w:szCs w:val="28"/>
        </w:rPr>
      </w:pPr>
    </w:p>
    <w:p w14:paraId="383CB6CB" w14:textId="77777777" w:rsidR="009C6F15" w:rsidRPr="00DE2C3C" w:rsidRDefault="00E309C6" w:rsidP="00C5751A">
      <w:pPr>
        <w:spacing w:line="360" w:lineRule="auto"/>
        <w:jc w:val="center"/>
        <w:rPr>
          <w:rFonts w:cs="Times New Roman"/>
          <w:sz w:val="28"/>
          <w:szCs w:val="28"/>
        </w:rPr>
      </w:pPr>
      <w:r>
        <w:rPr>
          <w:rFonts w:cs="Times New Roman"/>
          <w:sz w:val="28"/>
          <w:szCs w:val="28"/>
        </w:rPr>
        <w:lastRenderedPageBreak/>
        <w:pict w14:anchorId="5588E905">
          <v:shape id="_x0000_i1059" type="#_x0000_t75" style="width:290.7pt;height:331.45pt">
            <v:imagedata r:id="rId43" o:title="BieuDoTuanTu_SuaNhaCungCap"/>
          </v:shape>
        </w:pict>
      </w:r>
    </w:p>
    <w:p w14:paraId="0C3D5ECB" w14:textId="77777777" w:rsidR="009C6F15"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35. Biểu đồ tuần tự sửa nhà cung cấp</w:t>
      </w:r>
    </w:p>
    <w:p w14:paraId="296A4B71" w14:textId="77777777" w:rsidR="009C6F15" w:rsidRPr="00DE2C3C" w:rsidRDefault="0038389E" w:rsidP="00C5751A">
      <w:pPr>
        <w:pStyle w:val="Heading4"/>
        <w:spacing w:line="360" w:lineRule="auto"/>
        <w:rPr>
          <w:rFonts w:ascii="Times New Roman" w:hAnsi="Times New Roman" w:cs="Times New Roman"/>
          <w:sz w:val="28"/>
          <w:szCs w:val="28"/>
        </w:rPr>
      </w:pPr>
      <w:r>
        <w:rPr>
          <w:rFonts w:ascii="Times New Roman" w:hAnsi="Times New Roman" w:cs="Times New Roman"/>
          <w:sz w:val="28"/>
          <w:szCs w:val="28"/>
        </w:rPr>
        <w:t>3</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3.7.4. </w:t>
      </w:r>
      <w:r w:rsidR="009C6F15" w:rsidRPr="00DE2C3C">
        <w:rPr>
          <w:rFonts w:ascii="Times New Roman" w:hAnsi="Times New Roman" w:cs="Times New Roman"/>
          <w:sz w:val="28"/>
          <w:szCs w:val="28"/>
        </w:rPr>
        <w:t>Xóa nhà cung cấp</w:t>
      </w:r>
    </w:p>
    <w:p w14:paraId="6DDD02A4" w14:textId="77777777" w:rsidR="009C6F15" w:rsidRPr="00DE2C3C" w:rsidRDefault="009C6F15" w:rsidP="00C5751A">
      <w:pPr>
        <w:spacing w:line="360" w:lineRule="auto"/>
        <w:rPr>
          <w:rFonts w:cs="Times New Roman"/>
          <w:sz w:val="28"/>
          <w:szCs w:val="28"/>
        </w:rPr>
      </w:pPr>
    </w:p>
    <w:p w14:paraId="52BB508D" w14:textId="77777777" w:rsidR="009C6F15" w:rsidRPr="00DE2C3C" w:rsidRDefault="00E309C6" w:rsidP="00C5751A">
      <w:pPr>
        <w:spacing w:line="360" w:lineRule="auto"/>
        <w:jc w:val="center"/>
        <w:rPr>
          <w:rFonts w:cs="Times New Roman"/>
          <w:sz w:val="28"/>
          <w:szCs w:val="28"/>
        </w:rPr>
      </w:pPr>
      <w:r>
        <w:rPr>
          <w:rFonts w:cs="Times New Roman"/>
          <w:sz w:val="28"/>
          <w:szCs w:val="28"/>
        </w:rPr>
        <w:lastRenderedPageBreak/>
        <w:pict w14:anchorId="00604720">
          <v:shape id="_x0000_i1060" type="#_x0000_t75" style="width:286.65pt;height:290.05pt">
            <v:imagedata r:id="rId44" o:title="BieuDoTuanTu_XoaNhaCungCap"/>
          </v:shape>
        </w:pict>
      </w:r>
    </w:p>
    <w:p w14:paraId="770E1E8A" w14:textId="77777777" w:rsidR="00416B80" w:rsidRPr="00DE2C3C" w:rsidRDefault="00AD61B5" w:rsidP="00C5751A">
      <w:pPr>
        <w:spacing w:line="360" w:lineRule="auto"/>
        <w:jc w:val="center"/>
        <w:rPr>
          <w:rFonts w:cs="Times New Roman"/>
          <w:szCs w:val="24"/>
        </w:rPr>
      </w:pPr>
      <w:r w:rsidRPr="00DE2C3C">
        <w:rPr>
          <w:rFonts w:cs="Times New Roman"/>
          <w:szCs w:val="24"/>
        </w:rPr>
        <w:t xml:space="preserve">Hình </w:t>
      </w:r>
      <w:r w:rsidR="00446F71" w:rsidRPr="00DE2C3C">
        <w:rPr>
          <w:rFonts w:cs="Times New Roman"/>
          <w:szCs w:val="24"/>
        </w:rPr>
        <w:t>2.</w:t>
      </w:r>
      <w:r w:rsidRPr="00DE2C3C">
        <w:rPr>
          <w:rFonts w:cs="Times New Roman"/>
          <w:szCs w:val="24"/>
        </w:rPr>
        <w:t>36. Biểu đồ tuần tự xóa nhà cung cấp</w:t>
      </w:r>
    </w:p>
    <w:p w14:paraId="73B694DB" w14:textId="77777777" w:rsidR="001C214B" w:rsidRPr="00DE2C3C" w:rsidRDefault="001C214B" w:rsidP="00C5751A">
      <w:pPr>
        <w:spacing w:line="360" w:lineRule="auto"/>
        <w:jc w:val="center"/>
        <w:rPr>
          <w:rFonts w:cs="Times New Roman"/>
          <w:sz w:val="28"/>
          <w:szCs w:val="28"/>
        </w:rPr>
      </w:pPr>
    </w:p>
    <w:p w14:paraId="3E799829" w14:textId="77777777" w:rsidR="001C214B" w:rsidRPr="00DE2C3C" w:rsidRDefault="001C214B" w:rsidP="00C5751A">
      <w:pPr>
        <w:spacing w:line="360" w:lineRule="auto"/>
        <w:jc w:val="center"/>
        <w:rPr>
          <w:rFonts w:cs="Times New Roman"/>
          <w:sz w:val="28"/>
          <w:szCs w:val="28"/>
        </w:rPr>
      </w:pPr>
    </w:p>
    <w:p w14:paraId="59CF2772" w14:textId="77777777" w:rsidR="001C214B" w:rsidRPr="00DE2C3C" w:rsidRDefault="001C214B" w:rsidP="00C5751A">
      <w:pPr>
        <w:spacing w:line="360" w:lineRule="auto"/>
        <w:jc w:val="center"/>
        <w:rPr>
          <w:rFonts w:cs="Times New Roman"/>
          <w:sz w:val="28"/>
          <w:szCs w:val="28"/>
        </w:rPr>
      </w:pPr>
    </w:p>
    <w:p w14:paraId="7B293659" w14:textId="77777777" w:rsidR="001C214B" w:rsidRPr="00DE2C3C" w:rsidRDefault="001C214B" w:rsidP="00C5751A">
      <w:pPr>
        <w:spacing w:line="360" w:lineRule="auto"/>
        <w:jc w:val="center"/>
        <w:rPr>
          <w:rFonts w:cs="Times New Roman"/>
          <w:sz w:val="28"/>
          <w:szCs w:val="28"/>
        </w:rPr>
      </w:pPr>
    </w:p>
    <w:p w14:paraId="7716F0C9" w14:textId="77777777" w:rsidR="001C214B" w:rsidRPr="00DE2C3C" w:rsidRDefault="001C214B" w:rsidP="00C5751A">
      <w:pPr>
        <w:spacing w:line="360" w:lineRule="auto"/>
        <w:jc w:val="center"/>
        <w:rPr>
          <w:rFonts w:cs="Times New Roman"/>
          <w:sz w:val="28"/>
          <w:szCs w:val="28"/>
        </w:rPr>
      </w:pPr>
    </w:p>
    <w:p w14:paraId="462043FC" w14:textId="77777777" w:rsidR="001C214B" w:rsidRPr="00DE2C3C" w:rsidRDefault="001C214B" w:rsidP="00C5751A">
      <w:pPr>
        <w:spacing w:line="360" w:lineRule="auto"/>
        <w:jc w:val="center"/>
        <w:rPr>
          <w:rFonts w:cs="Times New Roman"/>
          <w:sz w:val="28"/>
          <w:szCs w:val="28"/>
        </w:rPr>
      </w:pPr>
    </w:p>
    <w:p w14:paraId="5EDCE2DA" w14:textId="77777777" w:rsidR="001C214B" w:rsidRPr="00DE2C3C" w:rsidRDefault="001C214B" w:rsidP="00C5751A">
      <w:pPr>
        <w:spacing w:line="360" w:lineRule="auto"/>
        <w:jc w:val="center"/>
        <w:rPr>
          <w:rFonts w:cs="Times New Roman"/>
          <w:sz w:val="28"/>
          <w:szCs w:val="28"/>
        </w:rPr>
      </w:pPr>
    </w:p>
    <w:p w14:paraId="5AF7A9E6" w14:textId="77777777" w:rsidR="001C214B" w:rsidRPr="00DE2C3C" w:rsidRDefault="001C214B" w:rsidP="00C5751A">
      <w:pPr>
        <w:spacing w:line="360" w:lineRule="auto"/>
        <w:jc w:val="center"/>
        <w:rPr>
          <w:rFonts w:cs="Times New Roman"/>
          <w:sz w:val="28"/>
          <w:szCs w:val="28"/>
        </w:rPr>
      </w:pPr>
    </w:p>
    <w:p w14:paraId="6A3DBB30" w14:textId="77777777" w:rsidR="001C214B" w:rsidRPr="00DE2C3C" w:rsidRDefault="001C214B" w:rsidP="00C5751A">
      <w:pPr>
        <w:spacing w:line="360" w:lineRule="auto"/>
        <w:jc w:val="center"/>
        <w:rPr>
          <w:rFonts w:cs="Times New Roman"/>
          <w:sz w:val="28"/>
          <w:szCs w:val="28"/>
        </w:rPr>
      </w:pPr>
    </w:p>
    <w:p w14:paraId="5D430A16" w14:textId="77777777" w:rsidR="001C214B" w:rsidRPr="00DE2C3C" w:rsidRDefault="001C214B" w:rsidP="00C5751A">
      <w:pPr>
        <w:spacing w:line="360" w:lineRule="auto"/>
        <w:jc w:val="center"/>
        <w:rPr>
          <w:rFonts w:cs="Times New Roman"/>
          <w:sz w:val="28"/>
          <w:szCs w:val="28"/>
        </w:rPr>
      </w:pPr>
    </w:p>
    <w:p w14:paraId="6FE6CC2D" w14:textId="77777777" w:rsidR="001C214B" w:rsidRPr="00DE2C3C" w:rsidRDefault="001C214B" w:rsidP="00C5751A">
      <w:pPr>
        <w:spacing w:line="360" w:lineRule="auto"/>
        <w:jc w:val="center"/>
        <w:rPr>
          <w:rFonts w:cs="Times New Roman"/>
          <w:sz w:val="28"/>
          <w:szCs w:val="28"/>
        </w:rPr>
      </w:pPr>
    </w:p>
    <w:p w14:paraId="0433C08E" w14:textId="77777777" w:rsidR="001C214B" w:rsidRPr="00DE2C3C" w:rsidRDefault="001C214B" w:rsidP="00C5751A">
      <w:pPr>
        <w:spacing w:line="360" w:lineRule="auto"/>
        <w:rPr>
          <w:rFonts w:cs="Times New Roman"/>
          <w:sz w:val="28"/>
          <w:szCs w:val="28"/>
        </w:rPr>
      </w:pPr>
    </w:p>
    <w:p w14:paraId="506EB1C5" w14:textId="77777777" w:rsidR="001C214B" w:rsidRPr="00DE2C3C" w:rsidRDefault="00394EC3" w:rsidP="00C5751A">
      <w:pPr>
        <w:pStyle w:val="Heading1"/>
        <w:spacing w:line="360" w:lineRule="auto"/>
        <w:rPr>
          <w:rFonts w:ascii="Times New Roman" w:hAnsi="Times New Roman" w:cs="Times New Roman"/>
          <w:sz w:val="28"/>
          <w:szCs w:val="28"/>
        </w:rPr>
      </w:pPr>
      <w:bookmarkStart w:id="48" w:name="_Toc495177851"/>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4</w:t>
      </w:r>
      <w:bookmarkEnd w:id="48"/>
    </w:p>
    <w:p w14:paraId="41A6B685" w14:textId="77777777" w:rsidR="00416B80" w:rsidRPr="00DE2C3C" w:rsidRDefault="00394EC3" w:rsidP="00C5751A">
      <w:pPr>
        <w:pStyle w:val="Heading1"/>
        <w:spacing w:line="360" w:lineRule="auto"/>
        <w:rPr>
          <w:rFonts w:ascii="Times New Roman" w:hAnsi="Times New Roman" w:cs="Times New Roman"/>
          <w:sz w:val="28"/>
          <w:szCs w:val="28"/>
        </w:rPr>
      </w:pPr>
      <w:bookmarkStart w:id="49" w:name="_Toc495177852"/>
      <w:commentRangeStart w:id="50"/>
      <w:r w:rsidRPr="00DE2C3C">
        <w:rPr>
          <w:rFonts w:ascii="Times New Roman" w:hAnsi="Times New Roman" w:cs="Times New Roman"/>
          <w:sz w:val="28"/>
          <w:szCs w:val="28"/>
        </w:rPr>
        <w:t>THIẾT KẾ HỆ THỐNG</w:t>
      </w:r>
      <w:bookmarkEnd w:id="49"/>
      <w:commentRangeEnd w:id="50"/>
      <w:r w:rsidR="00E42E1B">
        <w:rPr>
          <w:rStyle w:val="CommentReference"/>
          <w:rFonts w:ascii="Times New Roman" w:eastAsiaTheme="minorHAnsi" w:hAnsi="Times New Roman" w:cstheme="minorBidi"/>
          <w:b w:val="0"/>
          <w:color w:val="auto"/>
        </w:rPr>
        <w:commentReference w:id="50"/>
      </w:r>
    </w:p>
    <w:p w14:paraId="33B4F1FF" w14:textId="77777777" w:rsidR="001E1594" w:rsidRPr="00DE2C3C" w:rsidRDefault="0038389E" w:rsidP="00C5751A">
      <w:pPr>
        <w:pStyle w:val="Heading2"/>
        <w:spacing w:line="360" w:lineRule="auto"/>
        <w:rPr>
          <w:rFonts w:ascii="Times New Roman" w:hAnsi="Times New Roman" w:cs="Times New Roman"/>
          <w:sz w:val="28"/>
          <w:szCs w:val="28"/>
        </w:rPr>
      </w:pPr>
      <w:bookmarkStart w:id="52" w:name="_Toc495177853"/>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1. </w:t>
      </w:r>
      <w:r w:rsidR="001E1594" w:rsidRPr="00DE2C3C">
        <w:rPr>
          <w:rFonts w:ascii="Times New Roman" w:hAnsi="Times New Roman" w:cs="Times New Roman"/>
          <w:sz w:val="28"/>
          <w:szCs w:val="28"/>
        </w:rPr>
        <w:t>Thiết kế lớp</w:t>
      </w:r>
      <w:bookmarkEnd w:id="52"/>
    </w:p>
    <w:p w14:paraId="3FB489C5" w14:textId="77777777" w:rsidR="007F6831" w:rsidRPr="00DE2C3C" w:rsidRDefault="007F6831" w:rsidP="00C5751A">
      <w:pPr>
        <w:spacing w:line="360" w:lineRule="auto"/>
        <w:rPr>
          <w:rFonts w:cs="Times New Roman"/>
          <w:sz w:val="28"/>
          <w:szCs w:val="28"/>
        </w:rPr>
      </w:pPr>
    </w:p>
    <w:p w14:paraId="0C162502" w14:textId="77777777" w:rsidR="007F6831" w:rsidRPr="00DE2C3C" w:rsidRDefault="003876FD" w:rsidP="00C5751A">
      <w:pPr>
        <w:spacing w:line="360" w:lineRule="auto"/>
        <w:jc w:val="center"/>
        <w:rPr>
          <w:rFonts w:cs="Times New Roman"/>
          <w:sz w:val="28"/>
          <w:szCs w:val="28"/>
        </w:rPr>
      </w:pPr>
      <w:r>
        <w:rPr>
          <w:rFonts w:cs="Times New Roman"/>
          <w:sz w:val="28"/>
          <w:szCs w:val="28"/>
        </w:rPr>
        <w:pict w14:anchorId="08955618">
          <v:shape id="_x0000_i1061" type="#_x0000_t75" style="width:437.45pt;height:262.85pt">
            <v:imagedata r:id="rId45" o:title="mohinhlop"/>
          </v:shape>
        </w:pict>
      </w:r>
    </w:p>
    <w:p w14:paraId="48967A6B" w14:textId="77777777" w:rsidR="007F6831" w:rsidRPr="00DE2C3C" w:rsidRDefault="007F6831" w:rsidP="00C5751A">
      <w:pPr>
        <w:spacing w:line="360" w:lineRule="auto"/>
        <w:jc w:val="center"/>
        <w:rPr>
          <w:rFonts w:cs="Times New Roman"/>
          <w:szCs w:val="24"/>
        </w:rPr>
      </w:pPr>
      <w:r w:rsidRPr="00DE2C3C">
        <w:rPr>
          <w:rFonts w:cs="Times New Roman"/>
          <w:szCs w:val="24"/>
        </w:rPr>
        <w:t>Hìn</w:t>
      </w:r>
      <w:r w:rsidR="00446F71" w:rsidRPr="00DE2C3C">
        <w:rPr>
          <w:rFonts w:cs="Times New Roman"/>
          <w:szCs w:val="24"/>
        </w:rPr>
        <w:t>h 3.1</w:t>
      </w:r>
      <w:r w:rsidRPr="00DE2C3C">
        <w:rPr>
          <w:rFonts w:cs="Times New Roman"/>
          <w:szCs w:val="24"/>
        </w:rPr>
        <w:t>. Thiết kế lớp chi tiết</w:t>
      </w:r>
    </w:p>
    <w:p w14:paraId="4FE339A8" w14:textId="77777777" w:rsidR="007F6831" w:rsidRPr="00DE2C3C" w:rsidRDefault="007F6831" w:rsidP="00C5751A">
      <w:pPr>
        <w:spacing w:line="360" w:lineRule="auto"/>
        <w:rPr>
          <w:rFonts w:cs="Times New Roman"/>
          <w:sz w:val="28"/>
          <w:szCs w:val="28"/>
        </w:rPr>
      </w:pPr>
    </w:p>
    <w:p w14:paraId="5B27B341" w14:textId="77777777" w:rsidR="001E1594" w:rsidRPr="00DE2C3C" w:rsidRDefault="0038389E" w:rsidP="00C5751A">
      <w:pPr>
        <w:pStyle w:val="Heading2"/>
        <w:spacing w:line="360" w:lineRule="auto"/>
        <w:rPr>
          <w:rFonts w:ascii="Times New Roman" w:hAnsi="Times New Roman" w:cs="Times New Roman"/>
          <w:sz w:val="28"/>
          <w:szCs w:val="28"/>
        </w:rPr>
      </w:pPr>
      <w:bookmarkStart w:id="53" w:name="_Toc495177854"/>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 </w:t>
      </w:r>
      <w:r w:rsidR="001E1594" w:rsidRPr="00DE2C3C">
        <w:rPr>
          <w:rFonts w:ascii="Times New Roman" w:hAnsi="Times New Roman" w:cs="Times New Roman"/>
          <w:sz w:val="28"/>
          <w:szCs w:val="28"/>
        </w:rPr>
        <w:t>Thông tin lớp</w:t>
      </w:r>
      <w:bookmarkEnd w:id="53"/>
    </w:p>
    <w:p w14:paraId="1D149A8F" w14:textId="77777777" w:rsidR="00F17F88" w:rsidRPr="00DE2C3C" w:rsidRDefault="0038389E" w:rsidP="00C5751A">
      <w:pPr>
        <w:pStyle w:val="Heading3"/>
        <w:spacing w:line="360" w:lineRule="auto"/>
        <w:rPr>
          <w:rFonts w:ascii="Times New Roman" w:hAnsi="Times New Roman" w:cs="Times New Roman"/>
          <w:sz w:val="28"/>
          <w:szCs w:val="28"/>
        </w:rPr>
      </w:pPr>
      <w:bookmarkStart w:id="54" w:name="_Toc495177855"/>
      <w:r>
        <w:rPr>
          <w:rFonts w:ascii="Times New Roman" w:hAnsi="Times New Roman" w:cs="Times New Roman"/>
          <w:sz w:val="28"/>
          <w:szCs w:val="28"/>
        </w:rPr>
        <w:t>4</w:t>
      </w:r>
      <w:r w:rsidR="00AB1C61" w:rsidRPr="00DE2C3C">
        <w:rPr>
          <w:rFonts w:ascii="Times New Roman" w:hAnsi="Times New Roman" w:cs="Times New Roman"/>
          <w:sz w:val="28"/>
          <w:szCs w:val="28"/>
        </w:rPr>
        <w:t>.</w:t>
      </w:r>
      <w:r w:rsidR="001C214B" w:rsidRPr="00DE2C3C">
        <w:rPr>
          <w:rFonts w:ascii="Times New Roman" w:hAnsi="Times New Roman" w:cs="Times New Roman"/>
          <w:sz w:val="28"/>
          <w:szCs w:val="28"/>
        </w:rPr>
        <w:t xml:space="preserve">2.1. </w:t>
      </w:r>
      <w:r w:rsidR="00F17F88" w:rsidRPr="00DE2C3C">
        <w:rPr>
          <w:rFonts w:ascii="Times New Roman" w:hAnsi="Times New Roman" w:cs="Times New Roman"/>
          <w:sz w:val="28"/>
          <w:szCs w:val="28"/>
        </w:rPr>
        <w:t>Tree (Lớp lưu thông tin cây)</w:t>
      </w:r>
      <w:bookmarkEnd w:id="54"/>
    </w:p>
    <w:p w14:paraId="3A7A208A" w14:textId="77777777" w:rsidR="00BD74E6" w:rsidRPr="00DE2C3C" w:rsidRDefault="00BD74E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001"/>
        <w:gridCol w:w="1213"/>
        <w:gridCol w:w="1213"/>
        <w:gridCol w:w="1289"/>
        <w:gridCol w:w="2050"/>
      </w:tblGrid>
      <w:tr w:rsidR="00BD74E6" w:rsidRPr="00DE2C3C" w14:paraId="4D299DE4" w14:textId="77777777" w:rsidTr="001C214B">
        <w:tc>
          <w:tcPr>
            <w:tcW w:w="1053" w:type="dxa"/>
            <w:vAlign w:val="center"/>
          </w:tcPr>
          <w:p w14:paraId="7A3F17A2"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STT</w:t>
            </w:r>
          </w:p>
        </w:tc>
        <w:tc>
          <w:tcPr>
            <w:tcW w:w="2001" w:type="dxa"/>
            <w:vAlign w:val="center"/>
          </w:tcPr>
          <w:p w14:paraId="617AA952"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39BE9837"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5FE23F42"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Khóa ngoại</w:t>
            </w:r>
          </w:p>
        </w:tc>
        <w:tc>
          <w:tcPr>
            <w:tcW w:w="1289" w:type="dxa"/>
            <w:vAlign w:val="center"/>
          </w:tcPr>
          <w:p w14:paraId="05A1B98C"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50" w:type="dxa"/>
            <w:vAlign w:val="center"/>
          </w:tcPr>
          <w:p w14:paraId="2857D8EC"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Ý nghĩa</w:t>
            </w:r>
          </w:p>
        </w:tc>
      </w:tr>
      <w:tr w:rsidR="00BD74E6" w:rsidRPr="00DE2C3C" w14:paraId="1BDCF181" w14:textId="77777777" w:rsidTr="001C214B">
        <w:tc>
          <w:tcPr>
            <w:tcW w:w="1053" w:type="dxa"/>
            <w:vAlign w:val="center"/>
          </w:tcPr>
          <w:p w14:paraId="509B0A98"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1</w:t>
            </w:r>
          </w:p>
        </w:tc>
        <w:tc>
          <w:tcPr>
            <w:tcW w:w="2001" w:type="dxa"/>
            <w:vAlign w:val="center"/>
          </w:tcPr>
          <w:p w14:paraId="66F25018"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14:paraId="78F7919D"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4C9A3FA0" w14:textId="77777777" w:rsidR="00BD74E6" w:rsidRPr="00DE2C3C" w:rsidRDefault="00BD74E6" w:rsidP="00C5751A">
            <w:pPr>
              <w:spacing w:line="360" w:lineRule="auto"/>
              <w:ind w:left="360"/>
              <w:jc w:val="center"/>
              <w:rPr>
                <w:rFonts w:cs="Times New Roman"/>
                <w:sz w:val="28"/>
                <w:szCs w:val="28"/>
              </w:rPr>
            </w:pPr>
          </w:p>
        </w:tc>
        <w:tc>
          <w:tcPr>
            <w:tcW w:w="1289" w:type="dxa"/>
            <w:vAlign w:val="center"/>
          </w:tcPr>
          <w:p w14:paraId="5487C640"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14:paraId="77CD5904"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Mã cây</w:t>
            </w:r>
          </w:p>
        </w:tc>
      </w:tr>
      <w:tr w:rsidR="00BD74E6" w:rsidRPr="00DE2C3C" w14:paraId="08AAD834" w14:textId="77777777" w:rsidTr="001C214B">
        <w:tc>
          <w:tcPr>
            <w:tcW w:w="1053" w:type="dxa"/>
            <w:vAlign w:val="center"/>
          </w:tcPr>
          <w:p w14:paraId="0629AFDE"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2</w:t>
            </w:r>
          </w:p>
        </w:tc>
        <w:tc>
          <w:tcPr>
            <w:tcW w:w="2001" w:type="dxa"/>
            <w:vAlign w:val="center"/>
          </w:tcPr>
          <w:p w14:paraId="084C8E80"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TreeName</w:t>
            </w:r>
          </w:p>
        </w:tc>
        <w:tc>
          <w:tcPr>
            <w:tcW w:w="1168" w:type="dxa"/>
            <w:vAlign w:val="center"/>
          </w:tcPr>
          <w:p w14:paraId="7C037679" w14:textId="77777777" w:rsidR="00BD74E6" w:rsidRPr="00DE2C3C" w:rsidRDefault="00BD74E6" w:rsidP="00C5751A">
            <w:pPr>
              <w:spacing w:line="360" w:lineRule="auto"/>
              <w:ind w:left="360"/>
              <w:jc w:val="center"/>
              <w:rPr>
                <w:rFonts w:cs="Times New Roman"/>
                <w:sz w:val="28"/>
                <w:szCs w:val="28"/>
              </w:rPr>
            </w:pPr>
          </w:p>
        </w:tc>
        <w:tc>
          <w:tcPr>
            <w:tcW w:w="1168" w:type="dxa"/>
            <w:vAlign w:val="center"/>
          </w:tcPr>
          <w:p w14:paraId="2BE50615" w14:textId="77777777" w:rsidR="00BD74E6" w:rsidRPr="00DE2C3C" w:rsidRDefault="00BD74E6" w:rsidP="00C5751A">
            <w:pPr>
              <w:spacing w:line="360" w:lineRule="auto"/>
              <w:ind w:left="360"/>
              <w:jc w:val="center"/>
              <w:rPr>
                <w:rFonts w:cs="Times New Roman"/>
                <w:sz w:val="28"/>
                <w:szCs w:val="28"/>
              </w:rPr>
            </w:pPr>
          </w:p>
        </w:tc>
        <w:tc>
          <w:tcPr>
            <w:tcW w:w="1289" w:type="dxa"/>
            <w:vAlign w:val="center"/>
          </w:tcPr>
          <w:p w14:paraId="0C270C81"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14:paraId="51175F2B"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Tên của cây</w:t>
            </w:r>
          </w:p>
        </w:tc>
      </w:tr>
      <w:tr w:rsidR="00BD74E6" w:rsidRPr="00DE2C3C" w14:paraId="049F5718" w14:textId="77777777" w:rsidTr="001C214B">
        <w:tc>
          <w:tcPr>
            <w:tcW w:w="1053" w:type="dxa"/>
            <w:vAlign w:val="center"/>
          </w:tcPr>
          <w:p w14:paraId="1D3505BB"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001" w:type="dxa"/>
            <w:vAlign w:val="center"/>
          </w:tcPr>
          <w:p w14:paraId="16298B50"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CatId</w:t>
            </w:r>
          </w:p>
        </w:tc>
        <w:tc>
          <w:tcPr>
            <w:tcW w:w="1168" w:type="dxa"/>
            <w:vAlign w:val="center"/>
          </w:tcPr>
          <w:p w14:paraId="52D22E43" w14:textId="77777777" w:rsidR="00BD74E6" w:rsidRPr="00DE2C3C" w:rsidRDefault="00BD74E6" w:rsidP="00C5751A">
            <w:pPr>
              <w:spacing w:line="360" w:lineRule="auto"/>
              <w:ind w:left="360"/>
              <w:jc w:val="center"/>
              <w:rPr>
                <w:rFonts w:cs="Times New Roman"/>
                <w:sz w:val="28"/>
                <w:szCs w:val="28"/>
              </w:rPr>
            </w:pPr>
          </w:p>
        </w:tc>
        <w:tc>
          <w:tcPr>
            <w:tcW w:w="1168" w:type="dxa"/>
            <w:vAlign w:val="center"/>
          </w:tcPr>
          <w:p w14:paraId="6445B500"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x</w:t>
            </w:r>
          </w:p>
        </w:tc>
        <w:tc>
          <w:tcPr>
            <w:tcW w:w="1289" w:type="dxa"/>
            <w:vAlign w:val="center"/>
          </w:tcPr>
          <w:p w14:paraId="613DBA15" w14:textId="77777777" w:rsidR="00BD74E6" w:rsidRPr="00DE2C3C" w:rsidRDefault="00BD74E6"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14:paraId="1818A5DA" w14:textId="77777777" w:rsidR="00BD74E6" w:rsidRPr="00DE2C3C" w:rsidRDefault="00BD74E6" w:rsidP="00C5751A">
            <w:pPr>
              <w:spacing w:line="360" w:lineRule="auto"/>
              <w:ind w:left="360"/>
              <w:rPr>
                <w:rFonts w:cs="Times New Roman"/>
                <w:sz w:val="28"/>
                <w:szCs w:val="28"/>
              </w:rPr>
            </w:pPr>
            <w:r w:rsidRPr="00DE2C3C">
              <w:rPr>
                <w:rFonts w:cs="Times New Roman"/>
                <w:sz w:val="28"/>
                <w:szCs w:val="28"/>
              </w:rPr>
              <w:t>Mã củ</w:t>
            </w:r>
            <w:r w:rsidR="00F92369" w:rsidRPr="00DE2C3C">
              <w:rPr>
                <w:rFonts w:cs="Times New Roman"/>
                <w:sz w:val="28"/>
                <w:szCs w:val="28"/>
              </w:rPr>
              <w:t>a nhóm cây hiện tại</w:t>
            </w:r>
          </w:p>
        </w:tc>
      </w:tr>
      <w:tr w:rsidR="00BD74E6" w:rsidRPr="00DE2C3C" w14:paraId="4DAA89D9" w14:textId="77777777" w:rsidTr="001C214B">
        <w:tc>
          <w:tcPr>
            <w:tcW w:w="1053" w:type="dxa"/>
            <w:vAlign w:val="center"/>
          </w:tcPr>
          <w:p w14:paraId="6FDCDE5A" w14:textId="77777777"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4</w:t>
            </w:r>
          </w:p>
        </w:tc>
        <w:tc>
          <w:tcPr>
            <w:tcW w:w="2001" w:type="dxa"/>
            <w:vAlign w:val="center"/>
          </w:tcPr>
          <w:p w14:paraId="074B0A1A" w14:textId="77777777" w:rsidR="00BD74E6" w:rsidRPr="00DE2C3C" w:rsidRDefault="00F92369"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14:paraId="64CF2E08" w14:textId="77777777" w:rsidR="00BD74E6" w:rsidRPr="00DE2C3C" w:rsidRDefault="00BD74E6" w:rsidP="00C5751A">
            <w:pPr>
              <w:spacing w:line="360" w:lineRule="auto"/>
              <w:ind w:left="360"/>
              <w:jc w:val="center"/>
              <w:rPr>
                <w:rFonts w:cs="Times New Roman"/>
                <w:sz w:val="28"/>
                <w:szCs w:val="28"/>
              </w:rPr>
            </w:pPr>
          </w:p>
        </w:tc>
        <w:tc>
          <w:tcPr>
            <w:tcW w:w="1168" w:type="dxa"/>
            <w:vAlign w:val="center"/>
          </w:tcPr>
          <w:p w14:paraId="7B25D7A6" w14:textId="77777777" w:rsidR="00BD74E6" w:rsidRPr="00DE2C3C" w:rsidRDefault="00BD74E6" w:rsidP="00C5751A">
            <w:pPr>
              <w:spacing w:line="360" w:lineRule="auto"/>
              <w:ind w:left="360"/>
              <w:jc w:val="center"/>
              <w:rPr>
                <w:rFonts w:cs="Times New Roman"/>
                <w:sz w:val="28"/>
                <w:szCs w:val="28"/>
              </w:rPr>
            </w:pPr>
          </w:p>
        </w:tc>
        <w:tc>
          <w:tcPr>
            <w:tcW w:w="1289" w:type="dxa"/>
            <w:vAlign w:val="center"/>
          </w:tcPr>
          <w:p w14:paraId="75CEE6F9" w14:textId="77777777" w:rsidR="00BD74E6"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14:paraId="1D7FDF69" w14:textId="77777777" w:rsidR="00BD74E6" w:rsidRPr="00DE2C3C" w:rsidRDefault="00F92369" w:rsidP="00C5751A">
            <w:pPr>
              <w:spacing w:line="360" w:lineRule="auto"/>
              <w:ind w:left="360"/>
              <w:rPr>
                <w:rFonts w:cs="Times New Roman"/>
                <w:sz w:val="28"/>
                <w:szCs w:val="28"/>
              </w:rPr>
            </w:pPr>
            <w:r w:rsidRPr="00DE2C3C">
              <w:rPr>
                <w:rFonts w:cs="Times New Roman"/>
                <w:sz w:val="28"/>
                <w:szCs w:val="28"/>
              </w:rPr>
              <w:t>Giá của cây (VND)</w:t>
            </w:r>
          </w:p>
        </w:tc>
      </w:tr>
      <w:tr w:rsidR="00F92369" w:rsidRPr="00DE2C3C" w14:paraId="6C0C7580" w14:textId="77777777" w:rsidTr="001C214B">
        <w:tc>
          <w:tcPr>
            <w:tcW w:w="1053" w:type="dxa"/>
            <w:vAlign w:val="center"/>
          </w:tcPr>
          <w:p w14:paraId="22772758" w14:textId="77777777"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5</w:t>
            </w:r>
          </w:p>
        </w:tc>
        <w:tc>
          <w:tcPr>
            <w:tcW w:w="2001" w:type="dxa"/>
            <w:vAlign w:val="center"/>
          </w:tcPr>
          <w:p w14:paraId="502D28D2" w14:textId="77777777" w:rsidR="00F92369" w:rsidRPr="00DE2C3C" w:rsidRDefault="00F92369"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14:paraId="6F83CF90" w14:textId="77777777" w:rsidR="00F92369" w:rsidRPr="00DE2C3C" w:rsidRDefault="00F92369" w:rsidP="00C5751A">
            <w:pPr>
              <w:spacing w:line="360" w:lineRule="auto"/>
              <w:ind w:left="360"/>
              <w:jc w:val="center"/>
              <w:rPr>
                <w:rFonts w:cs="Times New Roman"/>
                <w:sz w:val="28"/>
                <w:szCs w:val="28"/>
              </w:rPr>
            </w:pPr>
          </w:p>
        </w:tc>
        <w:tc>
          <w:tcPr>
            <w:tcW w:w="1168" w:type="dxa"/>
            <w:vAlign w:val="center"/>
          </w:tcPr>
          <w:p w14:paraId="2EBEA7E5" w14:textId="77777777" w:rsidR="00F92369" w:rsidRPr="00DE2C3C" w:rsidRDefault="00F92369" w:rsidP="00C5751A">
            <w:pPr>
              <w:spacing w:line="360" w:lineRule="auto"/>
              <w:ind w:left="360"/>
              <w:jc w:val="center"/>
              <w:rPr>
                <w:rFonts w:cs="Times New Roman"/>
                <w:sz w:val="28"/>
                <w:szCs w:val="28"/>
              </w:rPr>
            </w:pPr>
          </w:p>
        </w:tc>
        <w:tc>
          <w:tcPr>
            <w:tcW w:w="1289" w:type="dxa"/>
            <w:vAlign w:val="center"/>
          </w:tcPr>
          <w:p w14:paraId="633BDB46" w14:textId="77777777"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14:paraId="0A57F987" w14:textId="77777777" w:rsidR="00F92369" w:rsidRPr="00DE2C3C" w:rsidRDefault="00F92369" w:rsidP="00C5751A">
            <w:pPr>
              <w:spacing w:line="360" w:lineRule="auto"/>
              <w:ind w:left="360"/>
              <w:rPr>
                <w:rFonts w:cs="Times New Roman"/>
                <w:sz w:val="28"/>
                <w:szCs w:val="28"/>
              </w:rPr>
            </w:pPr>
            <w:r w:rsidRPr="00DE2C3C">
              <w:rPr>
                <w:rFonts w:cs="Times New Roman"/>
                <w:sz w:val="28"/>
                <w:szCs w:val="28"/>
              </w:rPr>
              <w:t>Số lượng loại cây hiện tại trong hệ thống</w:t>
            </w:r>
          </w:p>
        </w:tc>
      </w:tr>
      <w:tr w:rsidR="00F92369" w:rsidRPr="00DE2C3C" w14:paraId="76EF6F90" w14:textId="77777777" w:rsidTr="001C214B">
        <w:tc>
          <w:tcPr>
            <w:tcW w:w="1053" w:type="dxa"/>
            <w:vAlign w:val="center"/>
          </w:tcPr>
          <w:p w14:paraId="350497F3" w14:textId="77777777"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6</w:t>
            </w:r>
          </w:p>
        </w:tc>
        <w:tc>
          <w:tcPr>
            <w:tcW w:w="2001" w:type="dxa"/>
            <w:vAlign w:val="center"/>
          </w:tcPr>
          <w:p w14:paraId="0C462736" w14:textId="77777777" w:rsidR="00F92369" w:rsidRPr="00DE2C3C" w:rsidRDefault="00F92369" w:rsidP="00C5751A">
            <w:pPr>
              <w:spacing w:line="360" w:lineRule="auto"/>
              <w:ind w:left="360"/>
              <w:rPr>
                <w:rFonts w:cs="Times New Roman"/>
                <w:sz w:val="28"/>
                <w:szCs w:val="28"/>
              </w:rPr>
            </w:pPr>
            <w:r w:rsidRPr="00DE2C3C">
              <w:rPr>
                <w:rFonts w:cs="Times New Roman"/>
                <w:sz w:val="28"/>
                <w:szCs w:val="28"/>
              </w:rPr>
              <w:t>Description</w:t>
            </w:r>
          </w:p>
        </w:tc>
        <w:tc>
          <w:tcPr>
            <w:tcW w:w="1168" w:type="dxa"/>
            <w:vAlign w:val="center"/>
          </w:tcPr>
          <w:p w14:paraId="7A5B059A" w14:textId="77777777" w:rsidR="00F92369" w:rsidRPr="00DE2C3C" w:rsidRDefault="00F92369" w:rsidP="00C5751A">
            <w:pPr>
              <w:spacing w:line="360" w:lineRule="auto"/>
              <w:ind w:left="360"/>
              <w:jc w:val="center"/>
              <w:rPr>
                <w:rFonts w:cs="Times New Roman"/>
                <w:sz w:val="28"/>
                <w:szCs w:val="28"/>
              </w:rPr>
            </w:pPr>
          </w:p>
        </w:tc>
        <w:tc>
          <w:tcPr>
            <w:tcW w:w="1168" w:type="dxa"/>
            <w:vAlign w:val="center"/>
          </w:tcPr>
          <w:p w14:paraId="10F2CDA0" w14:textId="77777777" w:rsidR="00F92369" w:rsidRPr="00DE2C3C" w:rsidRDefault="00F92369" w:rsidP="00C5751A">
            <w:pPr>
              <w:spacing w:line="360" w:lineRule="auto"/>
              <w:ind w:left="360"/>
              <w:jc w:val="center"/>
              <w:rPr>
                <w:rFonts w:cs="Times New Roman"/>
                <w:sz w:val="28"/>
                <w:szCs w:val="28"/>
              </w:rPr>
            </w:pPr>
          </w:p>
        </w:tc>
        <w:tc>
          <w:tcPr>
            <w:tcW w:w="1289" w:type="dxa"/>
            <w:vAlign w:val="center"/>
          </w:tcPr>
          <w:p w14:paraId="4DC71D29" w14:textId="77777777"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String</w:t>
            </w:r>
          </w:p>
        </w:tc>
        <w:tc>
          <w:tcPr>
            <w:tcW w:w="2050" w:type="dxa"/>
            <w:vAlign w:val="center"/>
          </w:tcPr>
          <w:p w14:paraId="6AB683E9" w14:textId="77777777" w:rsidR="00F92369" w:rsidRPr="00DE2C3C" w:rsidRDefault="00F92369" w:rsidP="00C5751A">
            <w:pPr>
              <w:spacing w:line="360" w:lineRule="auto"/>
              <w:ind w:left="360"/>
              <w:rPr>
                <w:rFonts w:cs="Times New Roman"/>
                <w:sz w:val="28"/>
                <w:szCs w:val="28"/>
              </w:rPr>
            </w:pPr>
            <w:r w:rsidRPr="00DE2C3C">
              <w:rPr>
                <w:rFonts w:cs="Times New Roman"/>
                <w:sz w:val="28"/>
                <w:szCs w:val="28"/>
              </w:rPr>
              <w:t>Mô tả thông tin của cây</w:t>
            </w:r>
          </w:p>
        </w:tc>
      </w:tr>
      <w:tr w:rsidR="00F92369" w:rsidRPr="00DE2C3C" w14:paraId="38037FC8" w14:textId="77777777" w:rsidTr="001C214B">
        <w:tc>
          <w:tcPr>
            <w:tcW w:w="1053" w:type="dxa"/>
            <w:vAlign w:val="center"/>
          </w:tcPr>
          <w:p w14:paraId="5A97D30F" w14:textId="77777777" w:rsidR="00F92369" w:rsidRPr="00DE2C3C" w:rsidRDefault="00F92369" w:rsidP="00C5751A">
            <w:pPr>
              <w:spacing w:line="360" w:lineRule="auto"/>
              <w:ind w:left="360"/>
              <w:jc w:val="center"/>
              <w:rPr>
                <w:rFonts w:cs="Times New Roman"/>
                <w:sz w:val="28"/>
                <w:szCs w:val="28"/>
              </w:rPr>
            </w:pPr>
            <w:r w:rsidRPr="00DE2C3C">
              <w:rPr>
                <w:rFonts w:cs="Times New Roman"/>
                <w:sz w:val="28"/>
                <w:szCs w:val="28"/>
              </w:rPr>
              <w:t>7</w:t>
            </w:r>
          </w:p>
        </w:tc>
        <w:tc>
          <w:tcPr>
            <w:tcW w:w="2001" w:type="dxa"/>
            <w:vAlign w:val="center"/>
          </w:tcPr>
          <w:p w14:paraId="0D88C816" w14:textId="77777777" w:rsidR="00F92369" w:rsidRPr="00DE2C3C" w:rsidRDefault="00F92369"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14:paraId="53709B1B" w14:textId="77777777" w:rsidR="00F92369" w:rsidRPr="00DE2C3C" w:rsidRDefault="00F92369" w:rsidP="00C5751A">
            <w:pPr>
              <w:spacing w:line="360" w:lineRule="auto"/>
              <w:ind w:left="360"/>
              <w:jc w:val="center"/>
              <w:rPr>
                <w:rFonts w:cs="Times New Roman"/>
                <w:sz w:val="28"/>
                <w:szCs w:val="28"/>
              </w:rPr>
            </w:pPr>
          </w:p>
        </w:tc>
        <w:tc>
          <w:tcPr>
            <w:tcW w:w="1168" w:type="dxa"/>
            <w:vAlign w:val="center"/>
          </w:tcPr>
          <w:p w14:paraId="21FB2D9B" w14:textId="77777777" w:rsidR="00F92369" w:rsidRPr="00DE2C3C" w:rsidRDefault="00F92369" w:rsidP="00C5751A">
            <w:pPr>
              <w:spacing w:line="360" w:lineRule="auto"/>
              <w:ind w:left="360"/>
              <w:jc w:val="center"/>
              <w:rPr>
                <w:rFonts w:cs="Times New Roman"/>
                <w:sz w:val="28"/>
                <w:szCs w:val="28"/>
              </w:rPr>
            </w:pPr>
          </w:p>
        </w:tc>
        <w:tc>
          <w:tcPr>
            <w:tcW w:w="1289" w:type="dxa"/>
            <w:vAlign w:val="center"/>
          </w:tcPr>
          <w:p w14:paraId="3C116222" w14:textId="77777777" w:rsidR="00F92369"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050" w:type="dxa"/>
            <w:vAlign w:val="center"/>
          </w:tcPr>
          <w:p w14:paraId="01EE8F7E" w14:textId="77777777" w:rsidR="00F92369"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 cây.Nếu bằng 0 thì là cây không hoạt động trong hệ thống, ngược lại là 1</w:t>
            </w:r>
          </w:p>
        </w:tc>
      </w:tr>
    </w:tbl>
    <w:p w14:paraId="7949FF89" w14:textId="77777777" w:rsidR="00BD74E6" w:rsidRPr="00DE2C3C" w:rsidRDefault="00BD74E6" w:rsidP="00C5751A">
      <w:pPr>
        <w:spacing w:line="360" w:lineRule="auto"/>
        <w:rPr>
          <w:rFonts w:cs="Times New Roman"/>
          <w:sz w:val="28"/>
          <w:szCs w:val="28"/>
        </w:rPr>
      </w:pPr>
    </w:p>
    <w:p w14:paraId="26DD207C" w14:textId="77777777" w:rsidR="0034445A" w:rsidRPr="00DE2C3C" w:rsidRDefault="0038389E" w:rsidP="00C5751A">
      <w:pPr>
        <w:pStyle w:val="Heading3"/>
        <w:spacing w:line="360" w:lineRule="auto"/>
        <w:rPr>
          <w:rFonts w:ascii="Times New Roman" w:hAnsi="Times New Roman" w:cs="Times New Roman"/>
          <w:sz w:val="28"/>
          <w:szCs w:val="28"/>
        </w:rPr>
      </w:pPr>
      <w:bookmarkStart w:id="55" w:name="_Toc495177856"/>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2.2. </w:t>
      </w:r>
      <w:r w:rsidR="00595851" w:rsidRPr="00DE2C3C">
        <w:rPr>
          <w:rFonts w:ascii="Times New Roman" w:hAnsi="Times New Roman" w:cs="Times New Roman"/>
          <w:sz w:val="28"/>
          <w:szCs w:val="28"/>
        </w:rPr>
        <w:t>Category</w:t>
      </w:r>
      <w:r w:rsidR="0034445A" w:rsidRPr="00DE2C3C">
        <w:rPr>
          <w:rFonts w:ascii="Times New Roman" w:hAnsi="Times New Roman" w:cs="Times New Roman"/>
          <w:sz w:val="28"/>
          <w:szCs w:val="28"/>
        </w:rPr>
        <w:t xml:space="preserve"> (Lớp lưu thông tin</w:t>
      </w:r>
      <w:r w:rsidR="00595851" w:rsidRPr="00DE2C3C">
        <w:rPr>
          <w:rFonts w:ascii="Times New Roman" w:hAnsi="Times New Roman" w:cs="Times New Roman"/>
          <w:sz w:val="28"/>
          <w:szCs w:val="28"/>
        </w:rPr>
        <w:t xml:space="preserve"> nhóm</w:t>
      </w:r>
      <w:r w:rsidR="0034445A" w:rsidRPr="00DE2C3C">
        <w:rPr>
          <w:rFonts w:ascii="Times New Roman" w:hAnsi="Times New Roman" w:cs="Times New Roman"/>
          <w:sz w:val="28"/>
          <w:szCs w:val="28"/>
        </w:rPr>
        <w:t xml:space="preserve"> cây)</w:t>
      </w:r>
      <w:bookmarkEnd w:id="55"/>
    </w:p>
    <w:p w14:paraId="0C33F650" w14:textId="77777777" w:rsidR="0034445A" w:rsidRPr="00DE2C3C" w:rsidRDefault="0034445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10"/>
        <w:gridCol w:w="1213"/>
        <w:gridCol w:w="1213"/>
        <w:gridCol w:w="1300"/>
        <w:gridCol w:w="2130"/>
      </w:tblGrid>
      <w:tr w:rsidR="0034445A" w:rsidRPr="00DE2C3C" w14:paraId="797E4E23" w14:textId="77777777" w:rsidTr="00EB6A09">
        <w:tc>
          <w:tcPr>
            <w:tcW w:w="1053" w:type="dxa"/>
            <w:vAlign w:val="center"/>
          </w:tcPr>
          <w:p w14:paraId="407D168E"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lastRenderedPageBreak/>
              <w:t>STT</w:t>
            </w:r>
          </w:p>
        </w:tc>
        <w:tc>
          <w:tcPr>
            <w:tcW w:w="1910" w:type="dxa"/>
            <w:vAlign w:val="center"/>
          </w:tcPr>
          <w:p w14:paraId="19D727F8"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6E251B86"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209DD9FE"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Khóa ngoại</w:t>
            </w:r>
          </w:p>
        </w:tc>
        <w:tc>
          <w:tcPr>
            <w:tcW w:w="1300" w:type="dxa"/>
            <w:vAlign w:val="center"/>
          </w:tcPr>
          <w:p w14:paraId="62C0B7EB"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0" w:type="dxa"/>
            <w:vAlign w:val="center"/>
          </w:tcPr>
          <w:p w14:paraId="165C99A0"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Ý nghĩa</w:t>
            </w:r>
          </w:p>
        </w:tc>
      </w:tr>
      <w:tr w:rsidR="0034445A" w:rsidRPr="00DE2C3C" w14:paraId="5E7AC1A8" w14:textId="77777777" w:rsidTr="00EB6A09">
        <w:tc>
          <w:tcPr>
            <w:tcW w:w="1053" w:type="dxa"/>
            <w:vAlign w:val="center"/>
          </w:tcPr>
          <w:p w14:paraId="7D888BB3"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1</w:t>
            </w:r>
          </w:p>
        </w:tc>
        <w:tc>
          <w:tcPr>
            <w:tcW w:w="1910" w:type="dxa"/>
            <w:vAlign w:val="center"/>
          </w:tcPr>
          <w:p w14:paraId="7A643CF2" w14:textId="77777777"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Id</w:t>
            </w:r>
          </w:p>
        </w:tc>
        <w:tc>
          <w:tcPr>
            <w:tcW w:w="1168" w:type="dxa"/>
            <w:vAlign w:val="center"/>
          </w:tcPr>
          <w:p w14:paraId="728317E8"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2A391332" w14:textId="77777777" w:rsidR="0034445A" w:rsidRPr="00DE2C3C" w:rsidRDefault="0034445A" w:rsidP="00C5751A">
            <w:pPr>
              <w:spacing w:line="360" w:lineRule="auto"/>
              <w:ind w:left="360"/>
              <w:jc w:val="center"/>
              <w:rPr>
                <w:rFonts w:cs="Times New Roman"/>
                <w:sz w:val="28"/>
                <w:szCs w:val="28"/>
              </w:rPr>
            </w:pPr>
          </w:p>
        </w:tc>
        <w:tc>
          <w:tcPr>
            <w:tcW w:w="1300" w:type="dxa"/>
            <w:vAlign w:val="center"/>
          </w:tcPr>
          <w:p w14:paraId="6AA23F00"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14:paraId="6D57DB08"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Mã</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14:paraId="41F18043" w14:textId="77777777" w:rsidTr="00EB6A09">
        <w:tc>
          <w:tcPr>
            <w:tcW w:w="1053" w:type="dxa"/>
            <w:vAlign w:val="center"/>
          </w:tcPr>
          <w:p w14:paraId="26643EB2"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2</w:t>
            </w:r>
          </w:p>
        </w:tc>
        <w:tc>
          <w:tcPr>
            <w:tcW w:w="1910" w:type="dxa"/>
            <w:vAlign w:val="center"/>
          </w:tcPr>
          <w:p w14:paraId="6EC60562" w14:textId="77777777" w:rsidR="0034445A" w:rsidRPr="00DE2C3C" w:rsidRDefault="0009685F" w:rsidP="00C5751A">
            <w:pPr>
              <w:spacing w:line="360" w:lineRule="auto"/>
              <w:ind w:left="360"/>
              <w:rPr>
                <w:rFonts w:cs="Times New Roman"/>
                <w:sz w:val="28"/>
                <w:szCs w:val="28"/>
              </w:rPr>
            </w:pPr>
            <w:r w:rsidRPr="00DE2C3C">
              <w:rPr>
                <w:rFonts w:cs="Times New Roman"/>
                <w:sz w:val="28"/>
                <w:szCs w:val="28"/>
              </w:rPr>
              <w:t>Cat</w:t>
            </w:r>
            <w:r w:rsidR="0034445A" w:rsidRPr="00DE2C3C">
              <w:rPr>
                <w:rFonts w:cs="Times New Roman"/>
                <w:sz w:val="28"/>
                <w:szCs w:val="28"/>
              </w:rPr>
              <w:t>Name</w:t>
            </w:r>
          </w:p>
        </w:tc>
        <w:tc>
          <w:tcPr>
            <w:tcW w:w="1168" w:type="dxa"/>
            <w:vAlign w:val="center"/>
          </w:tcPr>
          <w:p w14:paraId="3DC96ED2" w14:textId="77777777" w:rsidR="0034445A" w:rsidRPr="00DE2C3C" w:rsidRDefault="0034445A" w:rsidP="00C5751A">
            <w:pPr>
              <w:spacing w:line="360" w:lineRule="auto"/>
              <w:ind w:left="360"/>
              <w:jc w:val="center"/>
              <w:rPr>
                <w:rFonts w:cs="Times New Roman"/>
                <w:sz w:val="28"/>
                <w:szCs w:val="28"/>
              </w:rPr>
            </w:pPr>
          </w:p>
        </w:tc>
        <w:tc>
          <w:tcPr>
            <w:tcW w:w="1168" w:type="dxa"/>
            <w:vAlign w:val="center"/>
          </w:tcPr>
          <w:p w14:paraId="73AD4F9E" w14:textId="77777777" w:rsidR="0034445A" w:rsidRPr="00DE2C3C" w:rsidRDefault="0034445A" w:rsidP="00C5751A">
            <w:pPr>
              <w:spacing w:line="360" w:lineRule="auto"/>
              <w:ind w:left="360"/>
              <w:jc w:val="center"/>
              <w:rPr>
                <w:rFonts w:cs="Times New Roman"/>
                <w:sz w:val="28"/>
                <w:szCs w:val="28"/>
              </w:rPr>
            </w:pPr>
          </w:p>
        </w:tc>
        <w:tc>
          <w:tcPr>
            <w:tcW w:w="1300" w:type="dxa"/>
            <w:vAlign w:val="center"/>
          </w:tcPr>
          <w:p w14:paraId="5AD45EBA"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String</w:t>
            </w:r>
          </w:p>
        </w:tc>
        <w:tc>
          <w:tcPr>
            <w:tcW w:w="2130" w:type="dxa"/>
            <w:vAlign w:val="center"/>
          </w:tcPr>
          <w:p w14:paraId="2042E901"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Tên của</w:t>
            </w:r>
            <w:r w:rsidR="0009685F" w:rsidRPr="00DE2C3C">
              <w:rPr>
                <w:rFonts w:cs="Times New Roman"/>
                <w:sz w:val="28"/>
                <w:szCs w:val="28"/>
              </w:rPr>
              <w:t xml:space="preserve"> nhóm</w:t>
            </w:r>
            <w:r w:rsidRPr="00DE2C3C">
              <w:rPr>
                <w:rFonts w:cs="Times New Roman"/>
                <w:sz w:val="28"/>
                <w:szCs w:val="28"/>
              </w:rPr>
              <w:t xml:space="preserve"> cây</w:t>
            </w:r>
          </w:p>
        </w:tc>
      </w:tr>
      <w:tr w:rsidR="0034445A" w:rsidRPr="00DE2C3C" w14:paraId="38DA13DC" w14:textId="77777777" w:rsidTr="00EB6A09">
        <w:tc>
          <w:tcPr>
            <w:tcW w:w="1053" w:type="dxa"/>
            <w:vAlign w:val="center"/>
          </w:tcPr>
          <w:p w14:paraId="68D26D51" w14:textId="77777777" w:rsidR="0034445A"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1910" w:type="dxa"/>
            <w:vAlign w:val="center"/>
          </w:tcPr>
          <w:p w14:paraId="6BB8BA9A"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14:paraId="28DBA1A7" w14:textId="77777777" w:rsidR="0034445A" w:rsidRPr="00DE2C3C" w:rsidRDefault="0034445A" w:rsidP="00C5751A">
            <w:pPr>
              <w:spacing w:line="360" w:lineRule="auto"/>
              <w:ind w:left="360"/>
              <w:jc w:val="center"/>
              <w:rPr>
                <w:rFonts w:cs="Times New Roman"/>
                <w:sz w:val="28"/>
                <w:szCs w:val="28"/>
              </w:rPr>
            </w:pPr>
          </w:p>
        </w:tc>
        <w:tc>
          <w:tcPr>
            <w:tcW w:w="1168" w:type="dxa"/>
            <w:vAlign w:val="center"/>
          </w:tcPr>
          <w:p w14:paraId="0CD55951" w14:textId="77777777" w:rsidR="0034445A" w:rsidRPr="00DE2C3C" w:rsidRDefault="0034445A" w:rsidP="00C5751A">
            <w:pPr>
              <w:spacing w:line="360" w:lineRule="auto"/>
              <w:ind w:left="360"/>
              <w:jc w:val="center"/>
              <w:rPr>
                <w:rFonts w:cs="Times New Roman"/>
                <w:sz w:val="28"/>
                <w:szCs w:val="28"/>
              </w:rPr>
            </w:pPr>
          </w:p>
        </w:tc>
        <w:tc>
          <w:tcPr>
            <w:tcW w:w="1300" w:type="dxa"/>
            <w:vAlign w:val="center"/>
          </w:tcPr>
          <w:p w14:paraId="6FD01D23" w14:textId="77777777" w:rsidR="0034445A" w:rsidRPr="00DE2C3C" w:rsidRDefault="0034445A" w:rsidP="00C5751A">
            <w:pPr>
              <w:spacing w:line="360" w:lineRule="auto"/>
              <w:ind w:left="360"/>
              <w:jc w:val="center"/>
              <w:rPr>
                <w:rFonts w:cs="Times New Roman"/>
                <w:sz w:val="28"/>
                <w:szCs w:val="28"/>
              </w:rPr>
            </w:pPr>
            <w:r w:rsidRPr="00DE2C3C">
              <w:rPr>
                <w:rFonts w:cs="Times New Roman"/>
                <w:sz w:val="28"/>
                <w:szCs w:val="28"/>
              </w:rPr>
              <w:t>Int</w:t>
            </w:r>
          </w:p>
        </w:tc>
        <w:tc>
          <w:tcPr>
            <w:tcW w:w="2130" w:type="dxa"/>
            <w:vAlign w:val="center"/>
          </w:tcPr>
          <w:p w14:paraId="1DFAC812" w14:textId="77777777" w:rsidR="0034445A" w:rsidRPr="00DE2C3C" w:rsidRDefault="0034445A" w:rsidP="00C5751A">
            <w:pPr>
              <w:spacing w:line="360" w:lineRule="auto"/>
              <w:ind w:left="360"/>
              <w:rPr>
                <w:rFonts w:cs="Times New Roman"/>
                <w:sz w:val="28"/>
                <w:szCs w:val="28"/>
              </w:rPr>
            </w:pPr>
            <w:r w:rsidRPr="00DE2C3C">
              <w:rPr>
                <w:rFonts w:cs="Times New Roman"/>
                <w:sz w:val="28"/>
                <w:szCs w:val="28"/>
              </w:rPr>
              <w:t>Lưu lại trạng thái của</w:t>
            </w:r>
            <w:r w:rsidR="0009685F" w:rsidRPr="00DE2C3C">
              <w:rPr>
                <w:rFonts w:cs="Times New Roman"/>
                <w:sz w:val="28"/>
                <w:szCs w:val="28"/>
              </w:rPr>
              <w:t xml:space="preserve"> nhóm</w:t>
            </w:r>
            <w:r w:rsidRPr="00DE2C3C">
              <w:rPr>
                <w:rFonts w:cs="Times New Roman"/>
                <w:sz w:val="28"/>
                <w:szCs w:val="28"/>
              </w:rPr>
              <w:t xml:space="preserve"> cây.Nếu bằng 0 thì là</w:t>
            </w:r>
            <w:r w:rsidR="0009685F" w:rsidRPr="00DE2C3C">
              <w:rPr>
                <w:rFonts w:cs="Times New Roman"/>
                <w:sz w:val="28"/>
                <w:szCs w:val="28"/>
              </w:rPr>
              <w:t xml:space="preserve"> nhóm</w:t>
            </w:r>
            <w:r w:rsidRPr="00DE2C3C">
              <w:rPr>
                <w:rFonts w:cs="Times New Roman"/>
                <w:sz w:val="28"/>
                <w:szCs w:val="28"/>
              </w:rPr>
              <w:t xml:space="preserve"> cây không hoạt động trong hệ thống, ngược lại là 1</w:t>
            </w:r>
          </w:p>
        </w:tc>
      </w:tr>
    </w:tbl>
    <w:p w14:paraId="2138B70A" w14:textId="77777777" w:rsidR="0034445A" w:rsidRPr="00DE2C3C" w:rsidRDefault="0034445A" w:rsidP="00C5751A">
      <w:pPr>
        <w:spacing w:line="360" w:lineRule="auto"/>
        <w:rPr>
          <w:rFonts w:cs="Times New Roman"/>
          <w:sz w:val="28"/>
          <w:szCs w:val="28"/>
        </w:rPr>
      </w:pPr>
    </w:p>
    <w:p w14:paraId="17D2C57D" w14:textId="77777777" w:rsidR="0009685F" w:rsidRPr="00DE2C3C" w:rsidRDefault="0038389E" w:rsidP="00C5751A">
      <w:pPr>
        <w:pStyle w:val="Heading3"/>
        <w:spacing w:line="360" w:lineRule="auto"/>
        <w:rPr>
          <w:rFonts w:ascii="Times New Roman" w:hAnsi="Times New Roman" w:cs="Times New Roman"/>
          <w:sz w:val="28"/>
          <w:szCs w:val="28"/>
        </w:rPr>
      </w:pPr>
      <w:bookmarkStart w:id="56" w:name="_Toc495177857"/>
      <w:r>
        <w:rPr>
          <w:rFonts w:ascii="Times New Roman" w:hAnsi="Times New Roman" w:cs="Times New Roman"/>
          <w:sz w:val="28"/>
          <w:szCs w:val="28"/>
        </w:rPr>
        <w:t>4</w:t>
      </w:r>
      <w:r w:rsidR="00AB1C61" w:rsidRPr="00DE2C3C">
        <w:rPr>
          <w:rFonts w:ascii="Times New Roman" w:hAnsi="Times New Roman" w:cs="Times New Roman"/>
          <w:sz w:val="28"/>
          <w:szCs w:val="28"/>
        </w:rPr>
        <w:t>.</w:t>
      </w:r>
      <w:r w:rsidR="00EB6A09" w:rsidRPr="00DE2C3C">
        <w:rPr>
          <w:rFonts w:ascii="Times New Roman" w:hAnsi="Times New Roman" w:cs="Times New Roman"/>
          <w:sz w:val="28"/>
          <w:szCs w:val="28"/>
        </w:rPr>
        <w:t xml:space="preserve">2.3. </w:t>
      </w:r>
      <w:r w:rsidR="0009685F" w:rsidRPr="00DE2C3C">
        <w:rPr>
          <w:rFonts w:ascii="Times New Roman" w:hAnsi="Times New Roman" w:cs="Times New Roman"/>
          <w:sz w:val="28"/>
          <w:szCs w:val="28"/>
        </w:rPr>
        <w:t>Customer (Lớp lưu thông tin khách hàng)</w:t>
      </w:r>
      <w:bookmarkEnd w:id="56"/>
    </w:p>
    <w:p w14:paraId="0BEF117F" w14:textId="77777777" w:rsidR="0009685F" w:rsidRPr="00DE2C3C" w:rsidRDefault="0009685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597"/>
        <w:gridCol w:w="1213"/>
        <w:gridCol w:w="1213"/>
        <w:gridCol w:w="1275"/>
        <w:gridCol w:w="1628"/>
      </w:tblGrid>
      <w:tr w:rsidR="0009685F" w:rsidRPr="00DE2C3C" w14:paraId="4965F4F5" w14:textId="77777777" w:rsidTr="00EB6A09">
        <w:tc>
          <w:tcPr>
            <w:tcW w:w="1053" w:type="dxa"/>
            <w:vAlign w:val="center"/>
          </w:tcPr>
          <w:p w14:paraId="6D7EFABE"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STT</w:t>
            </w:r>
          </w:p>
        </w:tc>
        <w:tc>
          <w:tcPr>
            <w:tcW w:w="2454" w:type="dxa"/>
            <w:vAlign w:val="center"/>
          </w:tcPr>
          <w:p w14:paraId="3B664169" w14:textId="77777777" w:rsidR="0009685F" w:rsidRPr="00DE2C3C" w:rsidRDefault="0009685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5CE832AF"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52ED3FBC"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Khóa ngoại</w:t>
            </w:r>
          </w:p>
        </w:tc>
        <w:tc>
          <w:tcPr>
            <w:tcW w:w="1258" w:type="dxa"/>
            <w:vAlign w:val="center"/>
          </w:tcPr>
          <w:p w14:paraId="72B2F92B"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28" w:type="dxa"/>
            <w:vAlign w:val="center"/>
          </w:tcPr>
          <w:p w14:paraId="570DD9B6" w14:textId="77777777" w:rsidR="0009685F" w:rsidRPr="00DE2C3C" w:rsidRDefault="0009685F" w:rsidP="00C5751A">
            <w:pPr>
              <w:spacing w:line="360" w:lineRule="auto"/>
              <w:ind w:left="360"/>
              <w:rPr>
                <w:rFonts w:cs="Times New Roman"/>
                <w:sz w:val="28"/>
                <w:szCs w:val="28"/>
              </w:rPr>
            </w:pPr>
            <w:r w:rsidRPr="00DE2C3C">
              <w:rPr>
                <w:rFonts w:cs="Times New Roman"/>
                <w:sz w:val="28"/>
                <w:szCs w:val="28"/>
              </w:rPr>
              <w:t>Ý nghĩa</w:t>
            </w:r>
          </w:p>
        </w:tc>
      </w:tr>
      <w:tr w:rsidR="0009685F" w:rsidRPr="00DE2C3C" w14:paraId="0D64E082" w14:textId="77777777" w:rsidTr="00EB6A09">
        <w:tc>
          <w:tcPr>
            <w:tcW w:w="1053" w:type="dxa"/>
            <w:vAlign w:val="center"/>
          </w:tcPr>
          <w:p w14:paraId="67732CAC"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1</w:t>
            </w:r>
          </w:p>
        </w:tc>
        <w:tc>
          <w:tcPr>
            <w:tcW w:w="2454" w:type="dxa"/>
            <w:vAlign w:val="center"/>
          </w:tcPr>
          <w:p w14:paraId="4885C23D" w14:textId="77777777" w:rsidR="0009685F" w:rsidRPr="00DE2C3C" w:rsidRDefault="008E769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14:paraId="4E796C62"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233FDDB8" w14:textId="77777777" w:rsidR="0009685F" w:rsidRPr="00DE2C3C" w:rsidRDefault="0009685F" w:rsidP="00C5751A">
            <w:pPr>
              <w:spacing w:line="360" w:lineRule="auto"/>
              <w:ind w:left="360"/>
              <w:jc w:val="center"/>
              <w:rPr>
                <w:rFonts w:cs="Times New Roman"/>
                <w:sz w:val="28"/>
                <w:szCs w:val="28"/>
              </w:rPr>
            </w:pPr>
          </w:p>
        </w:tc>
        <w:tc>
          <w:tcPr>
            <w:tcW w:w="1258" w:type="dxa"/>
            <w:vAlign w:val="center"/>
          </w:tcPr>
          <w:p w14:paraId="6429A7D2" w14:textId="77777777" w:rsidR="0009685F"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14:paraId="2D18042C" w14:textId="77777777"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Mã </w:t>
            </w:r>
            <w:r w:rsidR="008E7695" w:rsidRPr="00DE2C3C">
              <w:rPr>
                <w:rFonts w:cs="Times New Roman"/>
                <w:sz w:val="28"/>
                <w:szCs w:val="28"/>
              </w:rPr>
              <w:t>khách hàng (số CMT)</w:t>
            </w:r>
          </w:p>
        </w:tc>
      </w:tr>
      <w:tr w:rsidR="0009685F" w:rsidRPr="00DE2C3C" w14:paraId="068BDDEA" w14:textId="77777777" w:rsidTr="00EB6A09">
        <w:tc>
          <w:tcPr>
            <w:tcW w:w="1053" w:type="dxa"/>
            <w:vAlign w:val="center"/>
          </w:tcPr>
          <w:p w14:paraId="72058A81"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454" w:type="dxa"/>
            <w:vAlign w:val="center"/>
          </w:tcPr>
          <w:p w14:paraId="599F684E" w14:textId="77777777" w:rsidR="0009685F" w:rsidRPr="00DE2C3C" w:rsidRDefault="008E7695" w:rsidP="00C5751A">
            <w:pPr>
              <w:spacing w:line="360" w:lineRule="auto"/>
              <w:ind w:left="360"/>
              <w:rPr>
                <w:rFonts w:cs="Times New Roman"/>
                <w:sz w:val="28"/>
                <w:szCs w:val="28"/>
              </w:rPr>
            </w:pPr>
            <w:r w:rsidRPr="00DE2C3C">
              <w:rPr>
                <w:rFonts w:cs="Times New Roman"/>
                <w:sz w:val="28"/>
                <w:szCs w:val="28"/>
              </w:rPr>
              <w:t>CustomerName</w:t>
            </w:r>
          </w:p>
        </w:tc>
        <w:tc>
          <w:tcPr>
            <w:tcW w:w="1168" w:type="dxa"/>
            <w:vAlign w:val="center"/>
          </w:tcPr>
          <w:p w14:paraId="53715279" w14:textId="77777777" w:rsidR="0009685F" w:rsidRPr="00DE2C3C" w:rsidRDefault="0009685F" w:rsidP="00C5751A">
            <w:pPr>
              <w:spacing w:line="360" w:lineRule="auto"/>
              <w:ind w:left="360"/>
              <w:jc w:val="center"/>
              <w:rPr>
                <w:rFonts w:cs="Times New Roman"/>
                <w:sz w:val="28"/>
                <w:szCs w:val="28"/>
              </w:rPr>
            </w:pPr>
          </w:p>
        </w:tc>
        <w:tc>
          <w:tcPr>
            <w:tcW w:w="1168" w:type="dxa"/>
            <w:vAlign w:val="center"/>
          </w:tcPr>
          <w:p w14:paraId="3D75D981" w14:textId="77777777" w:rsidR="0009685F" w:rsidRPr="00DE2C3C" w:rsidRDefault="0009685F" w:rsidP="00C5751A">
            <w:pPr>
              <w:spacing w:line="360" w:lineRule="auto"/>
              <w:ind w:left="360"/>
              <w:jc w:val="center"/>
              <w:rPr>
                <w:rFonts w:cs="Times New Roman"/>
                <w:sz w:val="28"/>
                <w:szCs w:val="28"/>
              </w:rPr>
            </w:pPr>
          </w:p>
        </w:tc>
        <w:tc>
          <w:tcPr>
            <w:tcW w:w="1258" w:type="dxa"/>
            <w:vAlign w:val="center"/>
          </w:tcPr>
          <w:p w14:paraId="6D25F2C4"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14:paraId="63DF3F4A" w14:textId="77777777" w:rsidR="0009685F" w:rsidRPr="00DE2C3C" w:rsidRDefault="0009685F" w:rsidP="00C5751A">
            <w:pPr>
              <w:spacing w:line="360" w:lineRule="auto"/>
              <w:ind w:left="360"/>
              <w:rPr>
                <w:rFonts w:cs="Times New Roman"/>
                <w:sz w:val="28"/>
                <w:szCs w:val="28"/>
              </w:rPr>
            </w:pPr>
            <w:r w:rsidRPr="00DE2C3C">
              <w:rPr>
                <w:rFonts w:cs="Times New Roman"/>
                <w:sz w:val="28"/>
                <w:szCs w:val="28"/>
              </w:rPr>
              <w:t xml:space="preserve">Tên </w:t>
            </w:r>
            <w:r w:rsidR="008E7695" w:rsidRPr="00DE2C3C">
              <w:rPr>
                <w:rFonts w:cs="Times New Roman"/>
                <w:sz w:val="28"/>
                <w:szCs w:val="28"/>
              </w:rPr>
              <w:t>khách hàng</w:t>
            </w:r>
          </w:p>
        </w:tc>
      </w:tr>
      <w:tr w:rsidR="0009685F" w:rsidRPr="00DE2C3C" w14:paraId="67983FF0" w14:textId="77777777" w:rsidTr="00EB6A09">
        <w:tc>
          <w:tcPr>
            <w:tcW w:w="1053" w:type="dxa"/>
            <w:vAlign w:val="center"/>
          </w:tcPr>
          <w:p w14:paraId="3ECD204A" w14:textId="77777777" w:rsidR="0009685F" w:rsidRPr="00DE2C3C" w:rsidRDefault="0009685F" w:rsidP="00C5751A">
            <w:pPr>
              <w:spacing w:line="360" w:lineRule="auto"/>
              <w:ind w:left="360"/>
              <w:jc w:val="center"/>
              <w:rPr>
                <w:rFonts w:cs="Times New Roman"/>
                <w:sz w:val="28"/>
                <w:szCs w:val="28"/>
              </w:rPr>
            </w:pPr>
            <w:r w:rsidRPr="00DE2C3C">
              <w:rPr>
                <w:rFonts w:cs="Times New Roman"/>
                <w:sz w:val="28"/>
                <w:szCs w:val="28"/>
              </w:rPr>
              <w:t>3</w:t>
            </w:r>
          </w:p>
        </w:tc>
        <w:tc>
          <w:tcPr>
            <w:tcW w:w="2454" w:type="dxa"/>
            <w:vAlign w:val="center"/>
          </w:tcPr>
          <w:p w14:paraId="5E5C9F42" w14:textId="77777777" w:rsidR="0009685F" w:rsidRPr="00DE2C3C" w:rsidRDefault="008E7695" w:rsidP="00C5751A">
            <w:pPr>
              <w:spacing w:line="360" w:lineRule="auto"/>
              <w:ind w:left="360"/>
              <w:rPr>
                <w:rFonts w:cs="Times New Roman"/>
                <w:sz w:val="28"/>
                <w:szCs w:val="28"/>
              </w:rPr>
            </w:pPr>
            <w:r w:rsidRPr="00DE2C3C">
              <w:rPr>
                <w:rFonts w:cs="Times New Roman"/>
                <w:sz w:val="28"/>
                <w:szCs w:val="28"/>
              </w:rPr>
              <w:t>CustomerAddress</w:t>
            </w:r>
          </w:p>
        </w:tc>
        <w:tc>
          <w:tcPr>
            <w:tcW w:w="1168" w:type="dxa"/>
            <w:vAlign w:val="center"/>
          </w:tcPr>
          <w:p w14:paraId="225681CB" w14:textId="77777777" w:rsidR="0009685F" w:rsidRPr="00DE2C3C" w:rsidRDefault="0009685F" w:rsidP="00C5751A">
            <w:pPr>
              <w:spacing w:line="360" w:lineRule="auto"/>
              <w:ind w:left="360"/>
              <w:jc w:val="center"/>
              <w:rPr>
                <w:rFonts w:cs="Times New Roman"/>
                <w:sz w:val="28"/>
                <w:szCs w:val="28"/>
              </w:rPr>
            </w:pPr>
          </w:p>
        </w:tc>
        <w:tc>
          <w:tcPr>
            <w:tcW w:w="1168" w:type="dxa"/>
            <w:vAlign w:val="center"/>
          </w:tcPr>
          <w:p w14:paraId="6BBE01EA" w14:textId="77777777" w:rsidR="0009685F" w:rsidRPr="00DE2C3C" w:rsidRDefault="0009685F" w:rsidP="00C5751A">
            <w:pPr>
              <w:spacing w:line="360" w:lineRule="auto"/>
              <w:ind w:left="360"/>
              <w:jc w:val="center"/>
              <w:rPr>
                <w:rFonts w:cs="Times New Roman"/>
                <w:sz w:val="28"/>
                <w:szCs w:val="28"/>
              </w:rPr>
            </w:pPr>
          </w:p>
        </w:tc>
        <w:tc>
          <w:tcPr>
            <w:tcW w:w="1258" w:type="dxa"/>
            <w:vAlign w:val="center"/>
          </w:tcPr>
          <w:p w14:paraId="735C5E8C"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14:paraId="39A41A78" w14:textId="77777777" w:rsidR="0009685F" w:rsidRPr="00DE2C3C" w:rsidRDefault="008E7695" w:rsidP="00C5751A">
            <w:pPr>
              <w:spacing w:line="360" w:lineRule="auto"/>
              <w:ind w:left="360"/>
              <w:rPr>
                <w:rFonts w:cs="Times New Roman"/>
                <w:sz w:val="28"/>
                <w:szCs w:val="28"/>
              </w:rPr>
            </w:pPr>
            <w:r w:rsidRPr="00DE2C3C">
              <w:rPr>
                <w:rFonts w:cs="Times New Roman"/>
                <w:sz w:val="28"/>
                <w:szCs w:val="28"/>
              </w:rPr>
              <w:t>Địa chỉ khách hàng</w:t>
            </w:r>
          </w:p>
        </w:tc>
      </w:tr>
      <w:tr w:rsidR="008E7695" w:rsidRPr="00DE2C3C" w14:paraId="03DF7DF2" w14:textId="77777777" w:rsidTr="00EB6A09">
        <w:tc>
          <w:tcPr>
            <w:tcW w:w="1053" w:type="dxa"/>
            <w:vAlign w:val="center"/>
          </w:tcPr>
          <w:p w14:paraId="56D9CBED"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2454" w:type="dxa"/>
            <w:vAlign w:val="center"/>
          </w:tcPr>
          <w:p w14:paraId="7C7138F5" w14:textId="77777777" w:rsidR="008E7695" w:rsidRPr="00DE2C3C" w:rsidRDefault="008E7695" w:rsidP="00C5751A">
            <w:pPr>
              <w:spacing w:line="360" w:lineRule="auto"/>
              <w:ind w:left="360"/>
              <w:rPr>
                <w:rFonts w:cs="Times New Roman"/>
                <w:sz w:val="28"/>
                <w:szCs w:val="28"/>
              </w:rPr>
            </w:pPr>
            <w:r w:rsidRPr="00DE2C3C">
              <w:rPr>
                <w:rFonts w:cs="Times New Roman"/>
                <w:sz w:val="28"/>
                <w:szCs w:val="28"/>
              </w:rPr>
              <w:t>CustomerPhone</w:t>
            </w:r>
          </w:p>
        </w:tc>
        <w:tc>
          <w:tcPr>
            <w:tcW w:w="1168" w:type="dxa"/>
            <w:vAlign w:val="center"/>
          </w:tcPr>
          <w:p w14:paraId="1EA3047E" w14:textId="77777777" w:rsidR="008E7695" w:rsidRPr="00DE2C3C" w:rsidRDefault="008E7695" w:rsidP="00C5751A">
            <w:pPr>
              <w:spacing w:line="360" w:lineRule="auto"/>
              <w:ind w:left="360"/>
              <w:jc w:val="center"/>
              <w:rPr>
                <w:rFonts w:cs="Times New Roman"/>
                <w:sz w:val="28"/>
                <w:szCs w:val="28"/>
              </w:rPr>
            </w:pPr>
          </w:p>
        </w:tc>
        <w:tc>
          <w:tcPr>
            <w:tcW w:w="1168" w:type="dxa"/>
            <w:vAlign w:val="center"/>
          </w:tcPr>
          <w:p w14:paraId="6EF0286B" w14:textId="77777777" w:rsidR="008E7695" w:rsidRPr="00DE2C3C" w:rsidRDefault="008E7695" w:rsidP="00C5751A">
            <w:pPr>
              <w:spacing w:line="360" w:lineRule="auto"/>
              <w:ind w:left="360"/>
              <w:jc w:val="center"/>
              <w:rPr>
                <w:rFonts w:cs="Times New Roman"/>
                <w:sz w:val="28"/>
                <w:szCs w:val="28"/>
              </w:rPr>
            </w:pPr>
          </w:p>
        </w:tc>
        <w:tc>
          <w:tcPr>
            <w:tcW w:w="1258" w:type="dxa"/>
            <w:vAlign w:val="center"/>
          </w:tcPr>
          <w:p w14:paraId="0E4B7820"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1628" w:type="dxa"/>
            <w:vAlign w:val="center"/>
          </w:tcPr>
          <w:p w14:paraId="004C22CB" w14:textId="77777777" w:rsidR="008E7695" w:rsidRPr="00DE2C3C" w:rsidRDefault="008E7695" w:rsidP="00C5751A">
            <w:pPr>
              <w:spacing w:line="360" w:lineRule="auto"/>
              <w:ind w:left="360"/>
              <w:rPr>
                <w:rFonts w:cs="Times New Roman"/>
                <w:sz w:val="28"/>
                <w:szCs w:val="28"/>
              </w:rPr>
            </w:pPr>
            <w:r w:rsidRPr="00DE2C3C">
              <w:rPr>
                <w:rFonts w:cs="Times New Roman"/>
                <w:sz w:val="28"/>
                <w:szCs w:val="28"/>
              </w:rPr>
              <w:t>Số điện thoại của khách hàng</w:t>
            </w:r>
          </w:p>
        </w:tc>
      </w:tr>
    </w:tbl>
    <w:p w14:paraId="2FEF693C" w14:textId="77777777" w:rsidR="00F17F88" w:rsidRPr="00DE2C3C" w:rsidRDefault="00F17F88" w:rsidP="00C5751A">
      <w:pPr>
        <w:spacing w:line="360" w:lineRule="auto"/>
        <w:rPr>
          <w:rFonts w:cs="Times New Roman"/>
          <w:sz w:val="28"/>
          <w:szCs w:val="28"/>
        </w:rPr>
      </w:pPr>
    </w:p>
    <w:p w14:paraId="0EA4ED1D" w14:textId="77777777" w:rsidR="008E7695" w:rsidRPr="00DE2C3C" w:rsidRDefault="0038389E" w:rsidP="00C5751A">
      <w:pPr>
        <w:pStyle w:val="Heading3"/>
        <w:spacing w:line="360" w:lineRule="auto"/>
        <w:rPr>
          <w:rFonts w:ascii="Times New Roman" w:hAnsi="Times New Roman" w:cs="Times New Roman"/>
          <w:sz w:val="28"/>
          <w:szCs w:val="28"/>
        </w:rPr>
      </w:pPr>
      <w:bookmarkStart w:id="57" w:name="_Toc495177858"/>
      <w:r>
        <w:rPr>
          <w:rFonts w:ascii="Times New Roman" w:hAnsi="Times New Roman" w:cs="Times New Roman"/>
          <w:sz w:val="28"/>
          <w:szCs w:val="28"/>
        </w:rPr>
        <w:t>4.</w:t>
      </w:r>
      <w:r w:rsidR="00EB6A09" w:rsidRPr="00DE2C3C">
        <w:rPr>
          <w:rFonts w:ascii="Times New Roman" w:hAnsi="Times New Roman" w:cs="Times New Roman"/>
          <w:sz w:val="28"/>
          <w:szCs w:val="28"/>
        </w:rPr>
        <w:t xml:space="preserve">2.4. </w:t>
      </w:r>
      <w:r w:rsidR="00385F0F" w:rsidRPr="00DE2C3C">
        <w:rPr>
          <w:rFonts w:ascii="Times New Roman" w:hAnsi="Times New Roman" w:cs="Times New Roman"/>
          <w:sz w:val="28"/>
          <w:szCs w:val="28"/>
        </w:rPr>
        <w:t>Account</w:t>
      </w:r>
      <w:r w:rsidR="008E7695" w:rsidRPr="00DE2C3C">
        <w:rPr>
          <w:rFonts w:ascii="Times New Roman" w:hAnsi="Times New Roman" w:cs="Times New Roman"/>
          <w:sz w:val="28"/>
          <w:szCs w:val="28"/>
        </w:rPr>
        <w:t xml:space="preserve"> (Lớp lưu thông tin</w:t>
      </w:r>
      <w:r w:rsidR="00385F0F" w:rsidRPr="00DE2C3C">
        <w:rPr>
          <w:rFonts w:ascii="Times New Roman" w:hAnsi="Times New Roman" w:cs="Times New Roman"/>
          <w:sz w:val="28"/>
          <w:szCs w:val="28"/>
        </w:rPr>
        <w:t xml:space="preserve"> nhân viên</w:t>
      </w:r>
      <w:r w:rsidR="008E7695" w:rsidRPr="00DE2C3C">
        <w:rPr>
          <w:rFonts w:ascii="Times New Roman" w:hAnsi="Times New Roman" w:cs="Times New Roman"/>
          <w:sz w:val="28"/>
          <w:szCs w:val="28"/>
        </w:rPr>
        <w:t>)</w:t>
      </w:r>
      <w:bookmarkEnd w:id="57"/>
    </w:p>
    <w:p w14:paraId="68293BAD" w14:textId="77777777" w:rsidR="008E7695" w:rsidRPr="00DE2C3C" w:rsidRDefault="008E769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59"/>
        <w:gridCol w:w="1213"/>
        <w:gridCol w:w="1213"/>
        <w:gridCol w:w="1294"/>
        <w:gridCol w:w="2087"/>
      </w:tblGrid>
      <w:tr w:rsidR="008E7695" w:rsidRPr="00DE2C3C" w14:paraId="2DC16A8C" w14:textId="77777777" w:rsidTr="00EB6A09">
        <w:tc>
          <w:tcPr>
            <w:tcW w:w="1053" w:type="dxa"/>
            <w:vAlign w:val="center"/>
          </w:tcPr>
          <w:p w14:paraId="10E33EA5"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STT</w:t>
            </w:r>
          </w:p>
        </w:tc>
        <w:tc>
          <w:tcPr>
            <w:tcW w:w="1959" w:type="dxa"/>
            <w:vAlign w:val="center"/>
          </w:tcPr>
          <w:p w14:paraId="78E6F330" w14:textId="77777777" w:rsidR="008E7695" w:rsidRPr="00DE2C3C" w:rsidRDefault="008E769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4F0C81EE"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2DE16D4A"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Khóa ngoại</w:t>
            </w:r>
          </w:p>
        </w:tc>
        <w:tc>
          <w:tcPr>
            <w:tcW w:w="1294" w:type="dxa"/>
            <w:vAlign w:val="center"/>
          </w:tcPr>
          <w:p w14:paraId="3C2A83F4"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087" w:type="dxa"/>
            <w:vAlign w:val="center"/>
          </w:tcPr>
          <w:p w14:paraId="4614F9D6" w14:textId="77777777" w:rsidR="008E7695" w:rsidRPr="00DE2C3C" w:rsidRDefault="008E7695" w:rsidP="00C5751A">
            <w:pPr>
              <w:spacing w:line="360" w:lineRule="auto"/>
              <w:ind w:left="360"/>
              <w:rPr>
                <w:rFonts w:cs="Times New Roman"/>
                <w:sz w:val="28"/>
                <w:szCs w:val="28"/>
              </w:rPr>
            </w:pPr>
            <w:r w:rsidRPr="00DE2C3C">
              <w:rPr>
                <w:rFonts w:cs="Times New Roman"/>
                <w:sz w:val="28"/>
                <w:szCs w:val="28"/>
              </w:rPr>
              <w:t>Ý nghĩa</w:t>
            </w:r>
          </w:p>
        </w:tc>
      </w:tr>
      <w:tr w:rsidR="008E7695" w:rsidRPr="00DE2C3C" w14:paraId="7B819A23" w14:textId="77777777" w:rsidTr="00EB6A09">
        <w:tc>
          <w:tcPr>
            <w:tcW w:w="1053" w:type="dxa"/>
            <w:vAlign w:val="center"/>
          </w:tcPr>
          <w:p w14:paraId="70215499"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1</w:t>
            </w:r>
          </w:p>
        </w:tc>
        <w:tc>
          <w:tcPr>
            <w:tcW w:w="1959" w:type="dxa"/>
            <w:vAlign w:val="center"/>
          </w:tcPr>
          <w:p w14:paraId="49B76652"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14:paraId="1BDD31A1"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0FC5BF2A" w14:textId="77777777" w:rsidR="008E7695" w:rsidRPr="00DE2C3C" w:rsidRDefault="008E7695" w:rsidP="00C5751A">
            <w:pPr>
              <w:spacing w:line="360" w:lineRule="auto"/>
              <w:ind w:left="360"/>
              <w:jc w:val="center"/>
              <w:rPr>
                <w:rFonts w:cs="Times New Roman"/>
                <w:sz w:val="28"/>
                <w:szCs w:val="28"/>
              </w:rPr>
            </w:pPr>
          </w:p>
        </w:tc>
        <w:tc>
          <w:tcPr>
            <w:tcW w:w="1294" w:type="dxa"/>
            <w:vAlign w:val="center"/>
          </w:tcPr>
          <w:p w14:paraId="30436149" w14:textId="77777777" w:rsidR="008E7695"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14:paraId="23F7FBBF" w14:textId="77777777" w:rsidR="008E7695" w:rsidRPr="00DE2C3C" w:rsidRDefault="008E7695" w:rsidP="00C5751A">
            <w:pPr>
              <w:spacing w:line="360" w:lineRule="auto"/>
              <w:ind w:left="360"/>
              <w:rPr>
                <w:rFonts w:cs="Times New Roman"/>
                <w:sz w:val="28"/>
                <w:szCs w:val="28"/>
              </w:rPr>
            </w:pPr>
            <w:r w:rsidRPr="00DE2C3C">
              <w:rPr>
                <w:rFonts w:cs="Times New Roman"/>
                <w:sz w:val="28"/>
                <w:szCs w:val="28"/>
              </w:rPr>
              <w:t xml:space="preserve">Mã </w:t>
            </w:r>
            <w:r w:rsidR="00385F0F" w:rsidRPr="00DE2C3C">
              <w:rPr>
                <w:rFonts w:cs="Times New Roman"/>
                <w:sz w:val="28"/>
                <w:szCs w:val="28"/>
              </w:rPr>
              <w:t>nhân viên</w:t>
            </w:r>
          </w:p>
        </w:tc>
      </w:tr>
      <w:tr w:rsidR="008E7695" w:rsidRPr="00DE2C3C" w14:paraId="450CD253" w14:textId="77777777" w:rsidTr="00EB6A09">
        <w:tc>
          <w:tcPr>
            <w:tcW w:w="1053" w:type="dxa"/>
            <w:vAlign w:val="center"/>
          </w:tcPr>
          <w:p w14:paraId="3603230E"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2</w:t>
            </w:r>
          </w:p>
        </w:tc>
        <w:tc>
          <w:tcPr>
            <w:tcW w:w="1959" w:type="dxa"/>
            <w:vAlign w:val="center"/>
          </w:tcPr>
          <w:p w14:paraId="3164B11F"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UserName</w:t>
            </w:r>
          </w:p>
        </w:tc>
        <w:tc>
          <w:tcPr>
            <w:tcW w:w="1168" w:type="dxa"/>
            <w:vAlign w:val="center"/>
          </w:tcPr>
          <w:p w14:paraId="7EEBAE5A" w14:textId="77777777" w:rsidR="008E7695" w:rsidRPr="00DE2C3C" w:rsidRDefault="008E7695" w:rsidP="00C5751A">
            <w:pPr>
              <w:spacing w:line="360" w:lineRule="auto"/>
              <w:ind w:left="360"/>
              <w:jc w:val="center"/>
              <w:rPr>
                <w:rFonts w:cs="Times New Roman"/>
                <w:sz w:val="28"/>
                <w:szCs w:val="28"/>
              </w:rPr>
            </w:pPr>
          </w:p>
        </w:tc>
        <w:tc>
          <w:tcPr>
            <w:tcW w:w="1168" w:type="dxa"/>
            <w:vAlign w:val="center"/>
          </w:tcPr>
          <w:p w14:paraId="328CA676" w14:textId="77777777" w:rsidR="008E7695" w:rsidRPr="00DE2C3C" w:rsidRDefault="008E7695" w:rsidP="00C5751A">
            <w:pPr>
              <w:spacing w:line="360" w:lineRule="auto"/>
              <w:ind w:left="360"/>
              <w:jc w:val="center"/>
              <w:rPr>
                <w:rFonts w:cs="Times New Roman"/>
                <w:sz w:val="28"/>
                <w:szCs w:val="28"/>
              </w:rPr>
            </w:pPr>
          </w:p>
        </w:tc>
        <w:tc>
          <w:tcPr>
            <w:tcW w:w="1294" w:type="dxa"/>
            <w:vAlign w:val="center"/>
          </w:tcPr>
          <w:p w14:paraId="58DAC8C5"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5C55077B"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8E7695" w:rsidRPr="00DE2C3C" w14:paraId="014929A3" w14:textId="77777777" w:rsidTr="00EB6A09">
        <w:tc>
          <w:tcPr>
            <w:tcW w:w="1053" w:type="dxa"/>
            <w:vAlign w:val="center"/>
          </w:tcPr>
          <w:p w14:paraId="17ED8F6C"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3</w:t>
            </w:r>
          </w:p>
        </w:tc>
        <w:tc>
          <w:tcPr>
            <w:tcW w:w="1959" w:type="dxa"/>
            <w:vAlign w:val="center"/>
          </w:tcPr>
          <w:p w14:paraId="0FA3F0D6"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Password</w:t>
            </w:r>
          </w:p>
        </w:tc>
        <w:tc>
          <w:tcPr>
            <w:tcW w:w="1168" w:type="dxa"/>
            <w:vAlign w:val="center"/>
          </w:tcPr>
          <w:p w14:paraId="1F5B09FA" w14:textId="77777777" w:rsidR="008E7695" w:rsidRPr="00DE2C3C" w:rsidRDefault="008E7695" w:rsidP="00C5751A">
            <w:pPr>
              <w:spacing w:line="360" w:lineRule="auto"/>
              <w:ind w:left="360"/>
              <w:jc w:val="center"/>
              <w:rPr>
                <w:rFonts w:cs="Times New Roman"/>
                <w:sz w:val="28"/>
                <w:szCs w:val="28"/>
              </w:rPr>
            </w:pPr>
          </w:p>
        </w:tc>
        <w:tc>
          <w:tcPr>
            <w:tcW w:w="1168" w:type="dxa"/>
            <w:vAlign w:val="center"/>
          </w:tcPr>
          <w:p w14:paraId="029A7332" w14:textId="77777777" w:rsidR="008E7695" w:rsidRPr="00DE2C3C" w:rsidRDefault="008E7695" w:rsidP="00C5751A">
            <w:pPr>
              <w:spacing w:line="360" w:lineRule="auto"/>
              <w:ind w:left="360"/>
              <w:jc w:val="center"/>
              <w:rPr>
                <w:rFonts w:cs="Times New Roman"/>
                <w:sz w:val="28"/>
                <w:szCs w:val="28"/>
              </w:rPr>
            </w:pPr>
          </w:p>
        </w:tc>
        <w:tc>
          <w:tcPr>
            <w:tcW w:w="1294" w:type="dxa"/>
            <w:vAlign w:val="center"/>
          </w:tcPr>
          <w:p w14:paraId="7A42018E"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51428DDD"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Mật khẩu tài khoản</w:t>
            </w:r>
          </w:p>
        </w:tc>
      </w:tr>
      <w:tr w:rsidR="008E7695" w:rsidRPr="00DE2C3C" w14:paraId="6C5CEEEA" w14:textId="77777777" w:rsidTr="00EB6A09">
        <w:tc>
          <w:tcPr>
            <w:tcW w:w="1053" w:type="dxa"/>
            <w:vAlign w:val="center"/>
          </w:tcPr>
          <w:p w14:paraId="6ECEF73A"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4</w:t>
            </w:r>
          </w:p>
        </w:tc>
        <w:tc>
          <w:tcPr>
            <w:tcW w:w="1959" w:type="dxa"/>
            <w:vAlign w:val="center"/>
          </w:tcPr>
          <w:p w14:paraId="14EF61F0"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FullName</w:t>
            </w:r>
          </w:p>
        </w:tc>
        <w:tc>
          <w:tcPr>
            <w:tcW w:w="1168" w:type="dxa"/>
            <w:vAlign w:val="center"/>
          </w:tcPr>
          <w:p w14:paraId="3E8CE890" w14:textId="77777777" w:rsidR="008E7695" w:rsidRPr="00DE2C3C" w:rsidRDefault="008E7695" w:rsidP="00C5751A">
            <w:pPr>
              <w:spacing w:line="360" w:lineRule="auto"/>
              <w:ind w:left="360"/>
              <w:jc w:val="center"/>
              <w:rPr>
                <w:rFonts w:cs="Times New Roman"/>
                <w:sz w:val="28"/>
                <w:szCs w:val="28"/>
              </w:rPr>
            </w:pPr>
          </w:p>
        </w:tc>
        <w:tc>
          <w:tcPr>
            <w:tcW w:w="1168" w:type="dxa"/>
            <w:vAlign w:val="center"/>
          </w:tcPr>
          <w:p w14:paraId="3EC2B4E1" w14:textId="77777777" w:rsidR="008E7695" w:rsidRPr="00DE2C3C" w:rsidRDefault="008E7695" w:rsidP="00C5751A">
            <w:pPr>
              <w:spacing w:line="360" w:lineRule="auto"/>
              <w:ind w:left="360"/>
              <w:jc w:val="center"/>
              <w:rPr>
                <w:rFonts w:cs="Times New Roman"/>
                <w:sz w:val="28"/>
                <w:szCs w:val="28"/>
              </w:rPr>
            </w:pPr>
          </w:p>
        </w:tc>
        <w:tc>
          <w:tcPr>
            <w:tcW w:w="1294" w:type="dxa"/>
            <w:vAlign w:val="center"/>
          </w:tcPr>
          <w:p w14:paraId="4EA1EA0A" w14:textId="77777777" w:rsidR="008E7695" w:rsidRPr="00DE2C3C" w:rsidRDefault="008E7695"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349C545B" w14:textId="77777777" w:rsidR="008E7695" w:rsidRPr="00DE2C3C" w:rsidRDefault="00385F0F" w:rsidP="00C5751A">
            <w:pPr>
              <w:spacing w:line="360" w:lineRule="auto"/>
              <w:ind w:left="360"/>
              <w:rPr>
                <w:rFonts w:cs="Times New Roman"/>
                <w:sz w:val="28"/>
                <w:szCs w:val="28"/>
              </w:rPr>
            </w:pPr>
            <w:r w:rsidRPr="00DE2C3C">
              <w:rPr>
                <w:rFonts w:cs="Times New Roman"/>
                <w:sz w:val="28"/>
                <w:szCs w:val="28"/>
              </w:rPr>
              <w:t>Tên nhân viên</w:t>
            </w:r>
          </w:p>
        </w:tc>
      </w:tr>
      <w:tr w:rsidR="00385F0F" w:rsidRPr="00DE2C3C" w14:paraId="6BF2A28A" w14:textId="77777777" w:rsidTr="00EB6A09">
        <w:tc>
          <w:tcPr>
            <w:tcW w:w="1053" w:type="dxa"/>
            <w:vAlign w:val="center"/>
          </w:tcPr>
          <w:p w14:paraId="44466844"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1959" w:type="dxa"/>
            <w:vAlign w:val="center"/>
          </w:tcPr>
          <w:p w14:paraId="5C1AC9D9"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IDName</w:t>
            </w:r>
          </w:p>
        </w:tc>
        <w:tc>
          <w:tcPr>
            <w:tcW w:w="1168" w:type="dxa"/>
            <w:vAlign w:val="center"/>
          </w:tcPr>
          <w:p w14:paraId="0ABE7F2C" w14:textId="77777777" w:rsidR="00385F0F" w:rsidRPr="00DE2C3C" w:rsidRDefault="00385F0F" w:rsidP="00C5751A">
            <w:pPr>
              <w:spacing w:line="360" w:lineRule="auto"/>
              <w:ind w:left="360"/>
              <w:jc w:val="center"/>
              <w:rPr>
                <w:rFonts w:cs="Times New Roman"/>
                <w:sz w:val="28"/>
                <w:szCs w:val="28"/>
              </w:rPr>
            </w:pPr>
          </w:p>
        </w:tc>
        <w:tc>
          <w:tcPr>
            <w:tcW w:w="1168" w:type="dxa"/>
            <w:vAlign w:val="center"/>
          </w:tcPr>
          <w:p w14:paraId="49217FB2" w14:textId="77777777" w:rsidR="00385F0F" w:rsidRPr="00DE2C3C" w:rsidRDefault="00385F0F" w:rsidP="00C5751A">
            <w:pPr>
              <w:spacing w:line="360" w:lineRule="auto"/>
              <w:ind w:left="360"/>
              <w:jc w:val="center"/>
              <w:rPr>
                <w:rFonts w:cs="Times New Roman"/>
                <w:sz w:val="28"/>
                <w:szCs w:val="28"/>
              </w:rPr>
            </w:pPr>
          </w:p>
        </w:tc>
        <w:tc>
          <w:tcPr>
            <w:tcW w:w="1294" w:type="dxa"/>
            <w:vAlign w:val="center"/>
          </w:tcPr>
          <w:p w14:paraId="252C98CC"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3AEE8860"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Số CMT nhân viên</w:t>
            </w:r>
          </w:p>
        </w:tc>
      </w:tr>
      <w:tr w:rsidR="00385F0F" w:rsidRPr="00DE2C3C" w14:paraId="76123F71" w14:textId="77777777" w:rsidTr="00EB6A09">
        <w:tc>
          <w:tcPr>
            <w:tcW w:w="1053" w:type="dxa"/>
            <w:vAlign w:val="center"/>
          </w:tcPr>
          <w:p w14:paraId="565275E7"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6</w:t>
            </w:r>
          </w:p>
        </w:tc>
        <w:tc>
          <w:tcPr>
            <w:tcW w:w="1959" w:type="dxa"/>
            <w:vAlign w:val="center"/>
          </w:tcPr>
          <w:p w14:paraId="3481FCCE"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BirthDay</w:t>
            </w:r>
          </w:p>
        </w:tc>
        <w:tc>
          <w:tcPr>
            <w:tcW w:w="1168" w:type="dxa"/>
            <w:vAlign w:val="center"/>
          </w:tcPr>
          <w:p w14:paraId="79CC3529" w14:textId="77777777" w:rsidR="00385F0F" w:rsidRPr="00DE2C3C" w:rsidRDefault="00385F0F" w:rsidP="00C5751A">
            <w:pPr>
              <w:spacing w:line="360" w:lineRule="auto"/>
              <w:ind w:left="360"/>
              <w:jc w:val="center"/>
              <w:rPr>
                <w:rFonts w:cs="Times New Roman"/>
                <w:sz w:val="28"/>
                <w:szCs w:val="28"/>
              </w:rPr>
            </w:pPr>
          </w:p>
        </w:tc>
        <w:tc>
          <w:tcPr>
            <w:tcW w:w="1168" w:type="dxa"/>
            <w:vAlign w:val="center"/>
          </w:tcPr>
          <w:p w14:paraId="2A206D4B" w14:textId="77777777" w:rsidR="00385F0F" w:rsidRPr="00DE2C3C" w:rsidRDefault="00385F0F" w:rsidP="00C5751A">
            <w:pPr>
              <w:spacing w:line="360" w:lineRule="auto"/>
              <w:ind w:left="360"/>
              <w:jc w:val="center"/>
              <w:rPr>
                <w:rFonts w:cs="Times New Roman"/>
                <w:sz w:val="28"/>
                <w:szCs w:val="28"/>
              </w:rPr>
            </w:pPr>
          </w:p>
        </w:tc>
        <w:tc>
          <w:tcPr>
            <w:tcW w:w="1294" w:type="dxa"/>
            <w:vAlign w:val="center"/>
          </w:tcPr>
          <w:p w14:paraId="390D926A"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58B6C0E0"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Ngày sinh</w:t>
            </w:r>
          </w:p>
        </w:tc>
      </w:tr>
      <w:tr w:rsidR="00385F0F" w:rsidRPr="00DE2C3C" w14:paraId="3D416B53" w14:textId="77777777" w:rsidTr="00EB6A09">
        <w:tc>
          <w:tcPr>
            <w:tcW w:w="1053" w:type="dxa"/>
            <w:vAlign w:val="center"/>
          </w:tcPr>
          <w:p w14:paraId="3518CBBC"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7</w:t>
            </w:r>
          </w:p>
        </w:tc>
        <w:tc>
          <w:tcPr>
            <w:tcW w:w="1959" w:type="dxa"/>
            <w:vAlign w:val="center"/>
          </w:tcPr>
          <w:p w14:paraId="134CC48A"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14:paraId="031CA26D" w14:textId="77777777" w:rsidR="00385F0F" w:rsidRPr="00DE2C3C" w:rsidRDefault="00385F0F" w:rsidP="00C5751A">
            <w:pPr>
              <w:spacing w:line="360" w:lineRule="auto"/>
              <w:ind w:left="360"/>
              <w:jc w:val="center"/>
              <w:rPr>
                <w:rFonts w:cs="Times New Roman"/>
                <w:sz w:val="28"/>
                <w:szCs w:val="28"/>
              </w:rPr>
            </w:pPr>
          </w:p>
        </w:tc>
        <w:tc>
          <w:tcPr>
            <w:tcW w:w="1168" w:type="dxa"/>
            <w:vAlign w:val="center"/>
          </w:tcPr>
          <w:p w14:paraId="7C8FDD3A" w14:textId="77777777" w:rsidR="00385F0F" w:rsidRPr="00DE2C3C" w:rsidRDefault="00385F0F" w:rsidP="00C5751A">
            <w:pPr>
              <w:spacing w:line="360" w:lineRule="auto"/>
              <w:ind w:left="360"/>
              <w:jc w:val="center"/>
              <w:rPr>
                <w:rFonts w:cs="Times New Roman"/>
                <w:sz w:val="28"/>
                <w:szCs w:val="28"/>
              </w:rPr>
            </w:pPr>
          </w:p>
        </w:tc>
        <w:tc>
          <w:tcPr>
            <w:tcW w:w="1294" w:type="dxa"/>
            <w:vAlign w:val="center"/>
          </w:tcPr>
          <w:p w14:paraId="3626EBAA"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String</w:t>
            </w:r>
          </w:p>
        </w:tc>
        <w:tc>
          <w:tcPr>
            <w:tcW w:w="2087" w:type="dxa"/>
            <w:vAlign w:val="center"/>
          </w:tcPr>
          <w:p w14:paraId="0E2BB167"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Địa chỉ</w:t>
            </w:r>
          </w:p>
        </w:tc>
      </w:tr>
      <w:tr w:rsidR="00385F0F" w:rsidRPr="00DE2C3C" w14:paraId="51E62215" w14:textId="77777777" w:rsidTr="00EB6A09">
        <w:tc>
          <w:tcPr>
            <w:tcW w:w="1053" w:type="dxa"/>
            <w:vAlign w:val="center"/>
          </w:tcPr>
          <w:p w14:paraId="11BF1DC1"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8</w:t>
            </w:r>
          </w:p>
        </w:tc>
        <w:tc>
          <w:tcPr>
            <w:tcW w:w="1959" w:type="dxa"/>
            <w:vAlign w:val="center"/>
          </w:tcPr>
          <w:p w14:paraId="6BE53D58"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14:paraId="546F36B4" w14:textId="77777777" w:rsidR="00385F0F" w:rsidRPr="00DE2C3C" w:rsidRDefault="00385F0F" w:rsidP="00C5751A">
            <w:pPr>
              <w:spacing w:line="360" w:lineRule="auto"/>
              <w:ind w:left="360"/>
              <w:jc w:val="center"/>
              <w:rPr>
                <w:rFonts w:cs="Times New Roman"/>
                <w:sz w:val="28"/>
                <w:szCs w:val="28"/>
              </w:rPr>
            </w:pPr>
          </w:p>
        </w:tc>
        <w:tc>
          <w:tcPr>
            <w:tcW w:w="1168" w:type="dxa"/>
            <w:vAlign w:val="center"/>
          </w:tcPr>
          <w:p w14:paraId="49927A39" w14:textId="77777777" w:rsidR="00385F0F" w:rsidRPr="00DE2C3C" w:rsidRDefault="00385F0F" w:rsidP="00C5751A">
            <w:pPr>
              <w:spacing w:line="360" w:lineRule="auto"/>
              <w:ind w:left="360"/>
              <w:jc w:val="center"/>
              <w:rPr>
                <w:rFonts w:cs="Times New Roman"/>
                <w:sz w:val="28"/>
                <w:szCs w:val="28"/>
              </w:rPr>
            </w:pPr>
          </w:p>
        </w:tc>
        <w:tc>
          <w:tcPr>
            <w:tcW w:w="1294" w:type="dxa"/>
            <w:vAlign w:val="center"/>
          </w:tcPr>
          <w:p w14:paraId="1367A697" w14:textId="77777777" w:rsidR="00385F0F" w:rsidRPr="00DE2C3C" w:rsidRDefault="00385F0F" w:rsidP="00C5751A">
            <w:pPr>
              <w:spacing w:line="360" w:lineRule="auto"/>
              <w:ind w:left="360"/>
              <w:jc w:val="center"/>
              <w:rPr>
                <w:rFonts w:cs="Times New Roman"/>
                <w:sz w:val="28"/>
                <w:szCs w:val="28"/>
              </w:rPr>
            </w:pPr>
            <w:r w:rsidRPr="00DE2C3C">
              <w:rPr>
                <w:rFonts w:cs="Times New Roman"/>
                <w:sz w:val="28"/>
                <w:szCs w:val="28"/>
              </w:rPr>
              <w:t>Int</w:t>
            </w:r>
          </w:p>
        </w:tc>
        <w:tc>
          <w:tcPr>
            <w:tcW w:w="2087" w:type="dxa"/>
            <w:vAlign w:val="center"/>
          </w:tcPr>
          <w:p w14:paraId="0A6EA615" w14:textId="77777777" w:rsidR="00385F0F" w:rsidRPr="00DE2C3C" w:rsidRDefault="00385F0F" w:rsidP="00C5751A">
            <w:pPr>
              <w:spacing w:line="360" w:lineRule="auto"/>
              <w:ind w:left="360"/>
              <w:rPr>
                <w:rFonts w:cs="Times New Roman"/>
                <w:sz w:val="28"/>
                <w:szCs w:val="28"/>
              </w:rPr>
            </w:pPr>
            <w:r w:rsidRPr="00DE2C3C">
              <w:rPr>
                <w:rFonts w:cs="Times New Roman"/>
                <w:sz w:val="28"/>
                <w:szCs w:val="28"/>
              </w:rPr>
              <w:t>Lưu lại trạng thái của nhóm cây.Nếu bằng 0 thì là nhóm cây không hoạt động trong hệ thống, ngược lại là 1</w:t>
            </w:r>
          </w:p>
        </w:tc>
      </w:tr>
    </w:tbl>
    <w:p w14:paraId="04B67126" w14:textId="77777777" w:rsidR="008E7695" w:rsidRPr="00DE2C3C" w:rsidRDefault="008E7695" w:rsidP="00C5751A">
      <w:pPr>
        <w:spacing w:line="360" w:lineRule="auto"/>
        <w:rPr>
          <w:rFonts w:cs="Times New Roman"/>
          <w:sz w:val="28"/>
          <w:szCs w:val="28"/>
        </w:rPr>
      </w:pPr>
    </w:p>
    <w:p w14:paraId="661F7966" w14:textId="77777777" w:rsidR="00DD0915" w:rsidRPr="00DE2C3C" w:rsidRDefault="0038389E" w:rsidP="00C5751A">
      <w:pPr>
        <w:pStyle w:val="Heading3"/>
        <w:spacing w:line="360" w:lineRule="auto"/>
        <w:rPr>
          <w:rFonts w:ascii="Times New Roman" w:hAnsi="Times New Roman" w:cs="Times New Roman"/>
          <w:sz w:val="28"/>
          <w:szCs w:val="28"/>
        </w:rPr>
      </w:pPr>
      <w:bookmarkStart w:id="58" w:name="_Toc495177859"/>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2.5. </w:t>
      </w:r>
      <w:r w:rsidR="00DD0915" w:rsidRPr="00DE2C3C">
        <w:rPr>
          <w:rFonts w:ascii="Times New Roman" w:hAnsi="Times New Roman" w:cs="Times New Roman"/>
          <w:sz w:val="28"/>
          <w:szCs w:val="28"/>
        </w:rPr>
        <w:t>Provider (Lớp lưu thông tin nhà cung cấp)</w:t>
      </w:r>
      <w:bookmarkEnd w:id="58"/>
    </w:p>
    <w:p w14:paraId="6081198A" w14:textId="77777777"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223"/>
        <w:gridCol w:w="1213"/>
        <w:gridCol w:w="1213"/>
        <w:gridCol w:w="1285"/>
        <w:gridCol w:w="1887"/>
      </w:tblGrid>
      <w:tr w:rsidR="00DD0915" w:rsidRPr="00DE2C3C" w14:paraId="2DBFAA80" w14:textId="77777777" w:rsidTr="00BA7458">
        <w:tc>
          <w:tcPr>
            <w:tcW w:w="1053" w:type="dxa"/>
            <w:vAlign w:val="center"/>
          </w:tcPr>
          <w:p w14:paraId="53BDBB04"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68" w:type="dxa"/>
            <w:vAlign w:val="center"/>
          </w:tcPr>
          <w:p w14:paraId="30BC7A45"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49AB7F89"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534875C6"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285" w:type="dxa"/>
            <w:vAlign w:val="center"/>
          </w:tcPr>
          <w:p w14:paraId="1DDAFFF4"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887" w:type="dxa"/>
            <w:vAlign w:val="center"/>
          </w:tcPr>
          <w:p w14:paraId="7599F101"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14:paraId="43A0BC1E" w14:textId="77777777" w:rsidTr="00BA7458">
        <w:tc>
          <w:tcPr>
            <w:tcW w:w="1053" w:type="dxa"/>
            <w:vAlign w:val="center"/>
          </w:tcPr>
          <w:p w14:paraId="2CFCC326"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68" w:type="dxa"/>
            <w:vAlign w:val="center"/>
          </w:tcPr>
          <w:p w14:paraId="77D749B1"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14:paraId="1932F0AE"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524813E8"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32309D2C"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14:paraId="0E0A7E6C"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Mã nhân viên</w:t>
            </w:r>
          </w:p>
        </w:tc>
      </w:tr>
      <w:tr w:rsidR="00DD0915" w:rsidRPr="00DE2C3C" w14:paraId="6C0A216B" w14:textId="77777777" w:rsidTr="00BA7458">
        <w:tc>
          <w:tcPr>
            <w:tcW w:w="1053" w:type="dxa"/>
            <w:vAlign w:val="center"/>
          </w:tcPr>
          <w:p w14:paraId="085D9E4C"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68" w:type="dxa"/>
            <w:vAlign w:val="center"/>
          </w:tcPr>
          <w:p w14:paraId="0A8E8375"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ProviderName</w:t>
            </w:r>
          </w:p>
        </w:tc>
        <w:tc>
          <w:tcPr>
            <w:tcW w:w="1168" w:type="dxa"/>
            <w:vAlign w:val="center"/>
          </w:tcPr>
          <w:p w14:paraId="1855DBAD"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30D929DB"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16277E45"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14:paraId="0423CA07"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Tên đăng nhập vào hệ thống</w:t>
            </w:r>
          </w:p>
        </w:tc>
      </w:tr>
      <w:tr w:rsidR="00DD0915" w:rsidRPr="00DE2C3C" w14:paraId="5F13A151" w14:textId="77777777" w:rsidTr="00BA7458">
        <w:tc>
          <w:tcPr>
            <w:tcW w:w="1053" w:type="dxa"/>
            <w:vAlign w:val="center"/>
          </w:tcPr>
          <w:p w14:paraId="5BB0EC86"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3</w:t>
            </w:r>
          </w:p>
        </w:tc>
        <w:tc>
          <w:tcPr>
            <w:tcW w:w="2168" w:type="dxa"/>
            <w:vAlign w:val="center"/>
          </w:tcPr>
          <w:p w14:paraId="2D6EA4D3"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Address</w:t>
            </w:r>
          </w:p>
        </w:tc>
        <w:tc>
          <w:tcPr>
            <w:tcW w:w="1168" w:type="dxa"/>
            <w:vAlign w:val="center"/>
          </w:tcPr>
          <w:p w14:paraId="08B60BD2"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4AF0309C"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7B85A8C9"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14:paraId="51A9183C"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Mật khẩu tài khoản</w:t>
            </w:r>
          </w:p>
        </w:tc>
      </w:tr>
      <w:tr w:rsidR="00DD0915" w:rsidRPr="00DE2C3C" w14:paraId="4ED1ACA2" w14:textId="77777777" w:rsidTr="00BA7458">
        <w:tc>
          <w:tcPr>
            <w:tcW w:w="1053" w:type="dxa"/>
            <w:vAlign w:val="center"/>
          </w:tcPr>
          <w:p w14:paraId="0F20935E"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68" w:type="dxa"/>
            <w:vAlign w:val="center"/>
          </w:tcPr>
          <w:p w14:paraId="6FC2490C"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Phone</w:t>
            </w:r>
          </w:p>
        </w:tc>
        <w:tc>
          <w:tcPr>
            <w:tcW w:w="1168" w:type="dxa"/>
            <w:vAlign w:val="center"/>
          </w:tcPr>
          <w:p w14:paraId="0B7951A4"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483DB2DB"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020350D5"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14:paraId="5440A39D"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Tên nhân viên</w:t>
            </w:r>
          </w:p>
        </w:tc>
      </w:tr>
      <w:tr w:rsidR="00DD0915" w:rsidRPr="00DE2C3C" w14:paraId="20D84DE7" w14:textId="77777777" w:rsidTr="00BA7458">
        <w:tc>
          <w:tcPr>
            <w:tcW w:w="1053" w:type="dxa"/>
            <w:vAlign w:val="center"/>
          </w:tcPr>
          <w:p w14:paraId="5CD8913A"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5</w:t>
            </w:r>
          </w:p>
        </w:tc>
        <w:tc>
          <w:tcPr>
            <w:tcW w:w="2168" w:type="dxa"/>
            <w:vAlign w:val="center"/>
          </w:tcPr>
          <w:p w14:paraId="7B4837C2"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Email</w:t>
            </w:r>
          </w:p>
        </w:tc>
        <w:tc>
          <w:tcPr>
            <w:tcW w:w="1168" w:type="dxa"/>
            <w:vAlign w:val="center"/>
          </w:tcPr>
          <w:p w14:paraId="1C8FF794"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5A19A408"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24B6BABF"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887" w:type="dxa"/>
            <w:vAlign w:val="center"/>
          </w:tcPr>
          <w:p w14:paraId="11270430"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Số CMT nhân viên</w:t>
            </w:r>
          </w:p>
        </w:tc>
      </w:tr>
      <w:tr w:rsidR="00DD0915" w:rsidRPr="00DE2C3C" w14:paraId="276BB32F" w14:textId="77777777" w:rsidTr="00BA7458">
        <w:tc>
          <w:tcPr>
            <w:tcW w:w="1053" w:type="dxa"/>
            <w:vAlign w:val="center"/>
          </w:tcPr>
          <w:p w14:paraId="25314DB1"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6</w:t>
            </w:r>
          </w:p>
        </w:tc>
        <w:tc>
          <w:tcPr>
            <w:tcW w:w="2168" w:type="dxa"/>
            <w:vAlign w:val="center"/>
          </w:tcPr>
          <w:p w14:paraId="6F7E50AC"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Status</w:t>
            </w:r>
          </w:p>
        </w:tc>
        <w:tc>
          <w:tcPr>
            <w:tcW w:w="1168" w:type="dxa"/>
            <w:vAlign w:val="center"/>
          </w:tcPr>
          <w:p w14:paraId="5BE9BA5D"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309F6092" w14:textId="77777777" w:rsidR="00DD0915" w:rsidRPr="00DE2C3C" w:rsidRDefault="00DD0915" w:rsidP="00C5751A">
            <w:pPr>
              <w:spacing w:line="360" w:lineRule="auto"/>
              <w:ind w:left="360"/>
              <w:jc w:val="center"/>
              <w:rPr>
                <w:rFonts w:cs="Times New Roman"/>
                <w:sz w:val="28"/>
                <w:szCs w:val="28"/>
              </w:rPr>
            </w:pPr>
          </w:p>
        </w:tc>
        <w:tc>
          <w:tcPr>
            <w:tcW w:w="1285" w:type="dxa"/>
            <w:vAlign w:val="center"/>
          </w:tcPr>
          <w:p w14:paraId="6D489242"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887" w:type="dxa"/>
            <w:vAlign w:val="center"/>
          </w:tcPr>
          <w:p w14:paraId="141FEA49"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Ngày sinh</w:t>
            </w:r>
          </w:p>
        </w:tc>
      </w:tr>
    </w:tbl>
    <w:p w14:paraId="69C5E28C" w14:textId="77777777" w:rsidR="008E7695" w:rsidRPr="00DE2C3C" w:rsidRDefault="008E7695" w:rsidP="00C5751A">
      <w:pPr>
        <w:spacing w:line="360" w:lineRule="auto"/>
        <w:rPr>
          <w:rFonts w:cs="Times New Roman"/>
          <w:sz w:val="28"/>
          <w:szCs w:val="28"/>
        </w:rPr>
      </w:pPr>
    </w:p>
    <w:p w14:paraId="6790F1D8" w14:textId="77777777" w:rsidR="00DD0915" w:rsidRPr="00DE2C3C" w:rsidRDefault="0038389E" w:rsidP="00C5751A">
      <w:pPr>
        <w:pStyle w:val="Heading3"/>
        <w:spacing w:line="360" w:lineRule="auto"/>
        <w:ind w:left="1440"/>
        <w:rPr>
          <w:rFonts w:ascii="Times New Roman" w:hAnsi="Times New Roman" w:cs="Times New Roman"/>
          <w:sz w:val="28"/>
          <w:szCs w:val="28"/>
        </w:rPr>
      </w:pPr>
      <w:bookmarkStart w:id="59" w:name="_Toc495177860"/>
      <w:r>
        <w:rPr>
          <w:rFonts w:ascii="Times New Roman" w:hAnsi="Times New Roman" w:cs="Times New Roman"/>
          <w:sz w:val="28"/>
          <w:szCs w:val="28"/>
        </w:rPr>
        <w:t>4</w:t>
      </w:r>
      <w:r w:rsidR="00AB1C61" w:rsidRPr="00DE2C3C">
        <w:rPr>
          <w:rFonts w:ascii="Times New Roman" w:hAnsi="Times New Roman" w:cs="Times New Roman"/>
          <w:sz w:val="28"/>
          <w:szCs w:val="28"/>
        </w:rPr>
        <w:t>.</w:t>
      </w:r>
      <w:r w:rsidR="00BA7458" w:rsidRPr="00DE2C3C">
        <w:rPr>
          <w:rFonts w:ascii="Times New Roman" w:hAnsi="Times New Roman" w:cs="Times New Roman"/>
          <w:sz w:val="28"/>
          <w:szCs w:val="28"/>
        </w:rPr>
        <w:t xml:space="preserve">2.6. </w:t>
      </w:r>
      <w:r w:rsidR="00DD0915" w:rsidRPr="00DE2C3C">
        <w:rPr>
          <w:rFonts w:ascii="Times New Roman" w:hAnsi="Times New Roman" w:cs="Times New Roman"/>
          <w:sz w:val="28"/>
          <w:szCs w:val="28"/>
        </w:rPr>
        <w:t>Bill (Lớp lưu thông tin hóa đơn xuất hàng)</w:t>
      </w:r>
      <w:bookmarkEnd w:id="59"/>
    </w:p>
    <w:p w14:paraId="3E9AD545" w14:textId="77777777" w:rsidR="00DD0915" w:rsidRPr="00DE2C3C" w:rsidRDefault="00DD0915"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602"/>
      </w:tblGrid>
      <w:tr w:rsidR="00DD0915" w:rsidRPr="00DE2C3C" w14:paraId="02109E83" w14:textId="77777777" w:rsidTr="00BA7458">
        <w:tc>
          <w:tcPr>
            <w:tcW w:w="1053" w:type="dxa"/>
            <w:vAlign w:val="center"/>
          </w:tcPr>
          <w:p w14:paraId="54F47DD3"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STT</w:t>
            </w:r>
          </w:p>
        </w:tc>
        <w:tc>
          <w:tcPr>
            <w:tcW w:w="2108" w:type="dxa"/>
            <w:vAlign w:val="center"/>
          </w:tcPr>
          <w:p w14:paraId="428BE59D"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0BF48956"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3F455ECA"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14:paraId="63524E36"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602" w:type="dxa"/>
            <w:vAlign w:val="center"/>
          </w:tcPr>
          <w:p w14:paraId="678F5DDC"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Ý nghĩa</w:t>
            </w:r>
          </w:p>
        </w:tc>
      </w:tr>
      <w:tr w:rsidR="00DD0915" w:rsidRPr="00DE2C3C" w14:paraId="5D8118D6" w14:textId="77777777" w:rsidTr="00BA7458">
        <w:tc>
          <w:tcPr>
            <w:tcW w:w="1053" w:type="dxa"/>
            <w:vAlign w:val="center"/>
          </w:tcPr>
          <w:p w14:paraId="529DB60B"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1</w:t>
            </w:r>
          </w:p>
        </w:tc>
        <w:tc>
          <w:tcPr>
            <w:tcW w:w="2108" w:type="dxa"/>
            <w:vAlign w:val="center"/>
          </w:tcPr>
          <w:p w14:paraId="075DB585"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14:paraId="31095A8D"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4EE3A5A5" w14:textId="77777777" w:rsidR="00DD0915" w:rsidRPr="00DE2C3C" w:rsidRDefault="00DD0915" w:rsidP="00C5751A">
            <w:pPr>
              <w:spacing w:line="360" w:lineRule="auto"/>
              <w:ind w:left="360"/>
              <w:jc w:val="center"/>
              <w:rPr>
                <w:rFonts w:cs="Times New Roman"/>
                <w:sz w:val="28"/>
                <w:szCs w:val="28"/>
              </w:rPr>
            </w:pPr>
          </w:p>
        </w:tc>
        <w:tc>
          <w:tcPr>
            <w:tcW w:w="1630" w:type="dxa"/>
            <w:vAlign w:val="center"/>
          </w:tcPr>
          <w:p w14:paraId="0E567D4A"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14:paraId="27114B43"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 xml:space="preserve">Mã </w:t>
            </w:r>
            <w:r w:rsidR="00C263AF" w:rsidRPr="00DE2C3C">
              <w:rPr>
                <w:rFonts w:cs="Times New Roman"/>
                <w:sz w:val="28"/>
                <w:szCs w:val="28"/>
              </w:rPr>
              <w:t>hóa đơn xuất hàng</w:t>
            </w:r>
          </w:p>
        </w:tc>
      </w:tr>
      <w:tr w:rsidR="00DD0915" w:rsidRPr="00DE2C3C" w14:paraId="4C3674AE" w14:textId="77777777" w:rsidTr="00BA7458">
        <w:tc>
          <w:tcPr>
            <w:tcW w:w="1053" w:type="dxa"/>
            <w:vAlign w:val="center"/>
          </w:tcPr>
          <w:p w14:paraId="3CA2BF3B"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2</w:t>
            </w:r>
          </w:p>
        </w:tc>
        <w:tc>
          <w:tcPr>
            <w:tcW w:w="2108" w:type="dxa"/>
            <w:vAlign w:val="center"/>
          </w:tcPr>
          <w:p w14:paraId="4A8F0D14"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14:paraId="6CF59F84"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25F57055" w14:textId="77777777" w:rsidR="00DD0915" w:rsidRPr="00DE2C3C" w:rsidRDefault="00DD0915" w:rsidP="00C5751A">
            <w:pPr>
              <w:spacing w:line="360" w:lineRule="auto"/>
              <w:ind w:left="360"/>
              <w:jc w:val="center"/>
              <w:rPr>
                <w:rFonts w:cs="Times New Roman"/>
                <w:sz w:val="28"/>
                <w:szCs w:val="28"/>
              </w:rPr>
            </w:pPr>
          </w:p>
        </w:tc>
        <w:tc>
          <w:tcPr>
            <w:tcW w:w="1630" w:type="dxa"/>
            <w:vAlign w:val="center"/>
          </w:tcPr>
          <w:p w14:paraId="53E33D93" w14:textId="77777777"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DateTime</w:t>
            </w:r>
          </w:p>
        </w:tc>
        <w:tc>
          <w:tcPr>
            <w:tcW w:w="1602" w:type="dxa"/>
            <w:vAlign w:val="center"/>
          </w:tcPr>
          <w:p w14:paraId="4FBE224B" w14:textId="77777777" w:rsidR="00DD0915" w:rsidRPr="00DE2C3C" w:rsidRDefault="00C263AF" w:rsidP="00C5751A">
            <w:pPr>
              <w:spacing w:line="360" w:lineRule="auto"/>
              <w:ind w:left="360"/>
              <w:rPr>
                <w:rFonts w:cs="Times New Roman"/>
                <w:sz w:val="28"/>
                <w:szCs w:val="28"/>
              </w:rPr>
            </w:pPr>
            <w:r w:rsidRPr="00DE2C3C">
              <w:rPr>
                <w:rFonts w:cs="Times New Roman"/>
                <w:sz w:val="28"/>
                <w:szCs w:val="28"/>
              </w:rPr>
              <w:t>Thời gian tạo hóa đơn</w:t>
            </w:r>
          </w:p>
        </w:tc>
      </w:tr>
      <w:tr w:rsidR="00DD0915" w:rsidRPr="00DE2C3C" w14:paraId="0B3DAA99" w14:textId="77777777" w:rsidTr="00BA7458">
        <w:tc>
          <w:tcPr>
            <w:tcW w:w="1053" w:type="dxa"/>
            <w:vAlign w:val="center"/>
          </w:tcPr>
          <w:p w14:paraId="60272474"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3</w:t>
            </w:r>
          </w:p>
        </w:tc>
        <w:tc>
          <w:tcPr>
            <w:tcW w:w="2108" w:type="dxa"/>
            <w:vAlign w:val="center"/>
          </w:tcPr>
          <w:p w14:paraId="58AE6FE6"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14:paraId="3707AAC3"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3C2EDD5F" w14:textId="77777777" w:rsidR="00DD0915" w:rsidRPr="00DE2C3C" w:rsidRDefault="00DD0915" w:rsidP="00C5751A">
            <w:pPr>
              <w:spacing w:line="360" w:lineRule="auto"/>
              <w:ind w:left="360"/>
              <w:jc w:val="center"/>
              <w:rPr>
                <w:rFonts w:cs="Times New Roman"/>
                <w:sz w:val="28"/>
                <w:szCs w:val="28"/>
              </w:rPr>
            </w:pPr>
          </w:p>
        </w:tc>
        <w:tc>
          <w:tcPr>
            <w:tcW w:w="1630" w:type="dxa"/>
            <w:vAlign w:val="center"/>
          </w:tcPr>
          <w:p w14:paraId="6CEF59E1" w14:textId="77777777"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14:paraId="3557FACF" w14:textId="77777777" w:rsidR="00DD0915" w:rsidRPr="00DE2C3C" w:rsidRDefault="00C263AF" w:rsidP="00C5751A">
            <w:pPr>
              <w:spacing w:line="360" w:lineRule="auto"/>
              <w:ind w:left="360"/>
              <w:rPr>
                <w:rFonts w:cs="Times New Roman"/>
                <w:sz w:val="28"/>
                <w:szCs w:val="28"/>
              </w:rPr>
            </w:pPr>
            <w:r w:rsidRPr="00DE2C3C">
              <w:rPr>
                <w:rFonts w:cs="Times New Roman"/>
                <w:sz w:val="28"/>
                <w:szCs w:val="28"/>
              </w:rPr>
              <w:t>Tổng số tiền của hóa đơn</w:t>
            </w:r>
          </w:p>
        </w:tc>
      </w:tr>
      <w:tr w:rsidR="00DD0915" w:rsidRPr="00DE2C3C" w14:paraId="3DFC11FD" w14:textId="77777777" w:rsidTr="00BA7458">
        <w:tc>
          <w:tcPr>
            <w:tcW w:w="1053" w:type="dxa"/>
            <w:vAlign w:val="center"/>
          </w:tcPr>
          <w:p w14:paraId="57C6696D"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4</w:t>
            </w:r>
          </w:p>
        </w:tc>
        <w:tc>
          <w:tcPr>
            <w:tcW w:w="2108" w:type="dxa"/>
            <w:vAlign w:val="center"/>
          </w:tcPr>
          <w:p w14:paraId="71C75D20"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14:paraId="084C8F5C"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7C248446" w14:textId="77777777"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14:paraId="1FF3790D" w14:textId="77777777"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1602" w:type="dxa"/>
            <w:vAlign w:val="center"/>
          </w:tcPr>
          <w:p w14:paraId="5A77B8DE" w14:textId="77777777" w:rsidR="00DD0915" w:rsidRPr="00DE2C3C" w:rsidRDefault="00C263AF" w:rsidP="00C5751A">
            <w:pPr>
              <w:spacing w:line="360" w:lineRule="auto"/>
              <w:ind w:left="360"/>
              <w:rPr>
                <w:rFonts w:cs="Times New Roman"/>
                <w:sz w:val="28"/>
                <w:szCs w:val="28"/>
              </w:rPr>
            </w:pPr>
            <w:r w:rsidRPr="00DE2C3C">
              <w:rPr>
                <w:rFonts w:cs="Times New Roman"/>
                <w:sz w:val="28"/>
                <w:szCs w:val="28"/>
              </w:rPr>
              <w:t>Mã nhân viên tạo hóa đơn</w:t>
            </w:r>
          </w:p>
        </w:tc>
      </w:tr>
      <w:tr w:rsidR="00DD0915" w:rsidRPr="00DE2C3C" w14:paraId="12F12FA5" w14:textId="77777777" w:rsidTr="00BA7458">
        <w:tc>
          <w:tcPr>
            <w:tcW w:w="1053" w:type="dxa"/>
            <w:vAlign w:val="center"/>
          </w:tcPr>
          <w:p w14:paraId="0A4ADB9F"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lastRenderedPageBreak/>
              <w:t>5</w:t>
            </w:r>
          </w:p>
        </w:tc>
        <w:tc>
          <w:tcPr>
            <w:tcW w:w="2108" w:type="dxa"/>
            <w:vAlign w:val="center"/>
          </w:tcPr>
          <w:p w14:paraId="74D82BE4" w14:textId="77777777" w:rsidR="00DD0915" w:rsidRPr="00DE2C3C" w:rsidRDefault="00DD0915" w:rsidP="00C5751A">
            <w:pPr>
              <w:spacing w:line="360" w:lineRule="auto"/>
              <w:ind w:left="360"/>
              <w:rPr>
                <w:rFonts w:cs="Times New Roman"/>
                <w:sz w:val="28"/>
                <w:szCs w:val="28"/>
              </w:rPr>
            </w:pPr>
            <w:r w:rsidRPr="00DE2C3C">
              <w:rPr>
                <w:rFonts w:cs="Times New Roman"/>
                <w:sz w:val="28"/>
                <w:szCs w:val="28"/>
              </w:rPr>
              <w:t>CustomerId</w:t>
            </w:r>
          </w:p>
        </w:tc>
        <w:tc>
          <w:tcPr>
            <w:tcW w:w="1168" w:type="dxa"/>
            <w:vAlign w:val="center"/>
          </w:tcPr>
          <w:p w14:paraId="2418AE75" w14:textId="77777777" w:rsidR="00DD0915" w:rsidRPr="00DE2C3C" w:rsidRDefault="00DD0915" w:rsidP="00C5751A">
            <w:pPr>
              <w:spacing w:line="360" w:lineRule="auto"/>
              <w:ind w:left="360"/>
              <w:jc w:val="center"/>
              <w:rPr>
                <w:rFonts w:cs="Times New Roman"/>
                <w:sz w:val="28"/>
                <w:szCs w:val="28"/>
              </w:rPr>
            </w:pPr>
          </w:p>
        </w:tc>
        <w:tc>
          <w:tcPr>
            <w:tcW w:w="1168" w:type="dxa"/>
            <w:vAlign w:val="center"/>
          </w:tcPr>
          <w:p w14:paraId="61E9963E" w14:textId="77777777" w:rsidR="00DD0915"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14:paraId="5935BD43" w14:textId="77777777" w:rsidR="00DD0915" w:rsidRPr="00DE2C3C" w:rsidRDefault="00DD0915" w:rsidP="00C5751A">
            <w:pPr>
              <w:spacing w:line="360" w:lineRule="auto"/>
              <w:ind w:left="360"/>
              <w:jc w:val="center"/>
              <w:rPr>
                <w:rFonts w:cs="Times New Roman"/>
                <w:sz w:val="28"/>
                <w:szCs w:val="28"/>
              </w:rPr>
            </w:pPr>
            <w:r w:rsidRPr="00DE2C3C">
              <w:rPr>
                <w:rFonts w:cs="Times New Roman"/>
                <w:sz w:val="28"/>
                <w:szCs w:val="28"/>
              </w:rPr>
              <w:t>String</w:t>
            </w:r>
          </w:p>
        </w:tc>
        <w:tc>
          <w:tcPr>
            <w:tcW w:w="1602" w:type="dxa"/>
            <w:vAlign w:val="center"/>
          </w:tcPr>
          <w:p w14:paraId="7DAA8D07" w14:textId="77777777" w:rsidR="00DD0915" w:rsidRPr="00DE2C3C" w:rsidRDefault="00C263AF" w:rsidP="00C5751A">
            <w:pPr>
              <w:spacing w:line="360" w:lineRule="auto"/>
              <w:ind w:left="360"/>
              <w:rPr>
                <w:rFonts w:cs="Times New Roman"/>
                <w:sz w:val="28"/>
                <w:szCs w:val="28"/>
              </w:rPr>
            </w:pPr>
            <w:r w:rsidRPr="00DE2C3C">
              <w:rPr>
                <w:rFonts w:cs="Times New Roman"/>
                <w:sz w:val="28"/>
                <w:szCs w:val="28"/>
              </w:rPr>
              <w:t>Mã khách hàng</w:t>
            </w:r>
          </w:p>
        </w:tc>
      </w:tr>
    </w:tbl>
    <w:p w14:paraId="49BD8836" w14:textId="77777777" w:rsidR="00DD0915" w:rsidRPr="00DE2C3C" w:rsidRDefault="00DD0915" w:rsidP="00C5751A">
      <w:pPr>
        <w:spacing w:line="360" w:lineRule="auto"/>
        <w:rPr>
          <w:rFonts w:cs="Times New Roman"/>
          <w:sz w:val="28"/>
          <w:szCs w:val="28"/>
        </w:rPr>
      </w:pPr>
    </w:p>
    <w:p w14:paraId="071F4D19" w14:textId="77777777" w:rsidR="00C263AF" w:rsidRPr="00DE2C3C" w:rsidRDefault="0038389E" w:rsidP="00C5751A">
      <w:pPr>
        <w:pStyle w:val="Heading3"/>
        <w:spacing w:line="360" w:lineRule="auto"/>
        <w:rPr>
          <w:rFonts w:ascii="Times New Roman" w:hAnsi="Times New Roman" w:cs="Times New Roman"/>
          <w:sz w:val="28"/>
          <w:szCs w:val="28"/>
        </w:rPr>
      </w:pPr>
      <w:bookmarkStart w:id="60" w:name="_Toc495177861"/>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2.7. </w:t>
      </w:r>
      <w:r w:rsidR="00C263AF" w:rsidRPr="00DE2C3C">
        <w:rPr>
          <w:rFonts w:ascii="Times New Roman" w:hAnsi="Times New Roman" w:cs="Times New Roman"/>
          <w:sz w:val="28"/>
          <w:szCs w:val="28"/>
        </w:rPr>
        <w:t>BillDetail (Lớp lưu thông tin chi tiết hóa đơn xuất hàng)</w:t>
      </w:r>
      <w:bookmarkEnd w:id="60"/>
    </w:p>
    <w:p w14:paraId="56DD6483" w14:textId="77777777" w:rsidR="00C263AF" w:rsidRPr="00DE2C3C" w:rsidRDefault="00C263AF"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39"/>
        <w:gridCol w:w="1213"/>
        <w:gridCol w:w="1213"/>
        <w:gridCol w:w="1262"/>
        <w:gridCol w:w="2139"/>
      </w:tblGrid>
      <w:tr w:rsidR="00C263AF" w:rsidRPr="00DE2C3C" w14:paraId="6D09A25D" w14:textId="77777777" w:rsidTr="00A6528A">
        <w:tc>
          <w:tcPr>
            <w:tcW w:w="1053" w:type="dxa"/>
            <w:vAlign w:val="center"/>
          </w:tcPr>
          <w:p w14:paraId="0665EAC8"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STT</w:t>
            </w:r>
          </w:p>
        </w:tc>
        <w:tc>
          <w:tcPr>
            <w:tcW w:w="1939" w:type="dxa"/>
            <w:vAlign w:val="center"/>
          </w:tcPr>
          <w:p w14:paraId="0EECB16F"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295F9A56"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53B092C2"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Khóa ngoại</w:t>
            </w:r>
          </w:p>
        </w:tc>
        <w:tc>
          <w:tcPr>
            <w:tcW w:w="1262" w:type="dxa"/>
            <w:vAlign w:val="center"/>
          </w:tcPr>
          <w:p w14:paraId="37FAFB30"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9" w:type="dxa"/>
            <w:vAlign w:val="center"/>
          </w:tcPr>
          <w:p w14:paraId="32832AB1"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Ý nghĩa</w:t>
            </w:r>
          </w:p>
        </w:tc>
      </w:tr>
      <w:tr w:rsidR="00C263AF" w:rsidRPr="00DE2C3C" w14:paraId="4458E009" w14:textId="77777777" w:rsidTr="00A6528A">
        <w:tc>
          <w:tcPr>
            <w:tcW w:w="1053" w:type="dxa"/>
            <w:vAlign w:val="center"/>
          </w:tcPr>
          <w:p w14:paraId="25A6B05D"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1</w:t>
            </w:r>
          </w:p>
        </w:tc>
        <w:tc>
          <w:tcPr>
            <w:tcW w:w="1939" w:type="dxa"/>
            <w:vAlign w:val="center"/>
          </w:tcPr>
          <w:p w14:paraId="06C8ACE4"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BillId</w:t>
            </w:r>
          </w:p>
        </w:tc>
        <w:tc>
          <w:tcPr>
            <w:tcW w:w="1168" w:type="dxa"/>
            <w:vAlign w:val="center"/>
          </w:tcPr>
          <w:p w14:paraId="5B9D56C8"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3E171A16" w14:textId="77777777" w:rsidR="00C263AF" w:rsidRPr="00DE2C3C" w:rsidRDefault="00C263AF" w:rsidP="00C5751A">
            <w:pPr>
              <w:spacing w:line="360" w:lineRule="auto"/>
              <w:ind w:left="360"/>
              <w:jc w:val="center"/>
              <w:rPr>
                <w:rFonts w:cs="Times New Roman"/>
                <w:sz w:val="28"/>
                <w:szCs w:val="28"/>
              </w:rPr>
            </w:pPr>
          </w:p>
        </w:tc>
        <w:tc>
          <w:tcPr>
            <w:tcW w:w="1262" w:type="dxa"/>
            <w:vAlign w:val="center"/>
          </w:tcPr>
          <w:p w14:paraId="17509942"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14:paraId="0A143599"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Mã hóa đơn xuất hàng</w:t>
            </w:r>
          </w:p>
        </w:tc>
      </w:tr>
      <w:tr w:rsidR="00C263AF" w:rsidRPr="00DE2C3C" w14:paraId="6A226CEA" w14:textId="77777777" w:rsidTr="00A6528A">
        <w:tc>
          <w:tcPr>
            <w:tcW w:w="1053" w:type="dxa"/>
            <w:vAlign w:val="center"/>
          </w:tcPr>
          <w:p w14:paraId="20978E9D"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2</w:t>
            </w:r>
          </w:p>
        </w:tc>
        <w:tc>
          <w:tcPr>
            <w:tcW w:w="1939" w:type="dxa"/>
            <w:vAlign w:val="center"/>
          </w:tcPr>
          <w:p w14:paraId="7146F29A"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14:paraId="49D5E86B"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2E422F0F" w14:textId="77777777" w:rsidR="00C263AF" w:rsidRPr="00DE2C3C" w:rsidRDefault="00C263AF" w:rsidP="00C5751A">
            <w:pPr>
              <w:spacing w:line="360" w:lineRule="auto"/>
              <w:ind w:left="360"/>
              <w:jc w:val="center"/>
              <w:rPr>
                <w:rFonts w:cs="Times New Roman"/>
                <w:sz w:val="28"/>
                <w:szCs w:val="28"/>
              </w:rPr>
            </w:pPr>
          </w:p>
        </w:tc>
        <w:tc>
          <w:tcPr>
            <w:tcW w:w="1262" w:type="dxa"/>
            <w:vAlign w:val="center"/>
          </w:tcPr>
          <w:p w14:paraId="3C14124A"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14:paraId="690E716E"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Mã cây</w:t>
            </w:r>
          </w:p>
        </w:tc>
      </w:tr>
      <w:tr w:rsidR="00C263AF" w:rsidRPr="00DE2C3C" w14:paraId="7F500C0A" w14:textId="77777777" w:rsidTr="00A6528A">
        <w:tc>
          <w:tcPr>
            <w:tcW w:w="1053" w:type="dxa"/>
            <w:vAlign w:val="center"/>
          </w:tcPr>
          <w:p w14:paraId="45B932AF"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3</w:t>
            </w:r>
          </w:p>
        </w:tc>
        <w:tc>
          <w:tcPr>
            <w:tcW w:w="1939" w:type="dxa"/>
            <w:vAlign w:val="center"/>
          </w:tcPr>
          <w:p w14:paraId="6CDA5011"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14:paraId="0E3E9CFB" w14:textId="77777777" w:rsidR="00C263AF" w:rsidRPr="00DE2C3C" w:rsidRDefault="00C263AF" w:rsidP="00C5751A">
            <w:pPr>
              <w:spacing w:line="360" w:lineRule="auto"/>
              <w:ind w:left="360"/>
              <w:jc w:val="center"/>
              <w:rPr>
                <w:rFonts w:cs="Times New Roman"/>
                <w:sz w:val="28"/>
                <w:szCs w:val="28"/>
              </w:rPr>
            </w:pPr>
          </w:p>
        </w:tc>
        <w:tc>
          <w:tcPr>
            <w:tcW w:w="1168" w:type="dxa"/>
            <w:vAlign w:val="center"/>
          </w:tcPr>
          <w:p w14:paraId="131905F4" w14:textId="77777777" w:rsidR="00C263AF" w:rsidRPr="00DE2C3C" w:rsidRDefault="00C263AF" w:rsidP="00C5751A">
            <w:pPr>
              <w:spacing w:line="360" w:lineRule="auto"/>
              <w:ind w:left="360"/>
              <w:jc w:val="center"/>
              <w:rPr>
                <w:rFonts w:cs="Times New Roman"/>
                <w:sz w:val="28"/>
                <w:szCs w:val="28"/>
              </w:rPr>
            </w:pPr>
          </w:p>
        </w:tc>
        <w:tc>
          <w:tcPr>
            <w:tcW w:w="1262" w:type="dxa"/>
            <w:vAlign w:val="center"/>
          </w:tcPr>
          <w:p w14:paraId="42062108"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14:paraId="002DFD03"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Số lượng cây</w:t>
            </w:r>
          </w:p>
        </w:tc>
      </w:tr>
      <w:tr w:rsidR="00C263AF" w:rsidRPr="00DE2C3C" w14:paraId="4F06E4DB" w14:textId="77777777" w:rsidTr="00A6528A">
        <w:tc>
          <w:tcPr>
            <w:tcW w:w="1053" w:type="dxa"/>
            <w:vAlign w:val="center"/>
          </w:tcPr>
          <w:p w14:paraId="3CEAE56E"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4</w:t>
            </w:r>
          </w:p>
        </w:tc>
        <w:tc>
          <w:tcPr>
            <w:tcW w:w="1939" w:type="dxa"/>
            <w:vAlign w:val="center"/>
          </w:tcPr>
          <w:p w14:paraId="1A707053"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14:paraId="6691DEF1" w14:textId="77777777" w:rsidR="00C263AF" w:rsidRPr="00DE2C3C" w:rsidRDefault="00C263AF" w:rsidP="00C5751A">
            <w:pPr>
              <w:spacing w:line="360" w:lineRule="auto"/>
              <w:ind w:left="360"/>
              <w:jc w:val="center"/>
              <w:rPr>
                <w:rFonts w:cs="Times New Roman"/>
                <w:sz w:val="28"/>
                <w:szCs w:val="28"/>
              </w:rPr>
            </w:pPr>
          </w:p>
        </w:tc>
        <w:tc>
          <w:tcPr>
            <w:tcW w:w="1168" w:type="dxa"/>
            <w:vAlign w:val="center"/>
          </w:tcPr>
          <w:p w14:paraId="0522A5A3" w14:textId="77777777" w:rsidR="00C263AF" w:rsidRPr="00DE2C3C" w:rsidRDefault="00C263AF" w:rsidP="00C5751A">
            <w:pPr>
              <w:spacing w:line="360" w:lineRule="auto"/>
              <w:ind w:left="360"/>
              <w:jc w:val="center"/>
              <w:rPr>
                <w:rFonts w:cs="Times New Roman"/>
                <w:sz w:val="28"/>
                <w:szCs w:val="28"/>
              </w:rPr>
            </w:pPr>
          </w:p>
        </w:tc>
        <w:tc>
          <w:tcPr>
            <w:tcW w:w="1262" w:type="dxa"/>
            <w:vAlign w:val="center"/>
          </w:tcPr>
          <w:p w14:paraId="1D3908C7" w14:textId="77777777" w:rsidR="00C263AF" w:rsidRPr="00DE2C3C" w:rsidRDefault="00C263AF" w:rsidP="00C5751A">
            <w:pPr>
              <w:spacing w:line="360" w:lineRule="auto"/>
              <w:ind w:left="360"/>
              <w:jc w:val="center"/>
              <w:rPr>
                <w:rFonts w:cs="Times New Roman"/>
                <w:sz w:val="28"/>
                <w:szCs w:val="28"/>
              </w:rPr>
            </w:pPr>
            <w:r w:rsidRPr="00DE2C3C">
              <w:rPr>
                <w:rFonts w:cs="Times New Roman"/>
                <w:sz w:val="28"/>
                <w:szCs w:val="28"/>
              </w:rPr>
              <w:t>Int</w:t>
            </w:r>
          </w:p>
        </w:tc>
        <w:tc>
          <w:tcPr>
            <w:tcW w:w="2139" w:type="dxa"/>
            <w:vAlign w:val="center"/>
          </w:tcPr>
          <w:p w14:paraId="3012745D" w14:textId="77777777" w:rsidR="00C263AF" w:rsidRPr="00DE2C3C" w:rsidRDefault="00C263AF" w:rsidP="00C5751A">
            <w:pPr>
              <w:spacing w:line="360" w:lineRule="auto"/>
              <w:ind w:left="360"/>
              <w:rPr>
                <w:rFonts w:cs="Times New Roman"/>
                <w:sz w:val="28"/>
                <w:szCs w:val="28"/>
              </w:rPr>
            </w:pPr>
            <w:r w:rsidRPr="00DE2C3C">
              <w:rPr>
                <w:rFonts w:cs="Times New Roman"/>
                <w:sz w:val="28"/>
                <w:szCs w:val="28"/>
              </w:rPr>
              <w:t>Giá của một cây</w:t>
            </w:r>
          </w:p>
        </w:tc>
      </w:tr>
    </w:tbl>
    <w:p w14:paraId="568693ED" w14:textId="77777777" w:rsidR="00DD0915" w:rsidRPr="00DE2C3C" w:rsidRDefault="00DD0915" w:rsidP="00C5751A">
      <w:pPr>
        <w:spacing w:line="360" w:lineRule="auto"/>
        <w:rPr>
          <w:rFonts w:cs="Times New Roman"/>
          <w:sz w:val="28"/>
          <w:szCs w:val="28"/>
        </w:rPr>
      </w:pPr>
    </w:p>
    <w:p w14:paraId="03E5DA4C" w14:textId="77777777" w:rsidR="00C320A6" w:rsidRPr="00DE2C3C" w:rsidRDefault="0038389E" w:rsidP="00C5751A">
      <w:pPr>
        <w:pStyle w:val="Heading3"/>
        <w:spacing w:line="360" w:lineRule="auto"/>
        <w:rPr>
          <w:rFonts w:ascii="Times New Roman" w:hAnsi="Times New Roman" w:cs="Times New Roman"/>
          <w:sz w:val="28"/>
          <w:szCs w:val="28"/>
        </w:rPr>
      </w:pPr>
      <w:bookmarkStart w:id="61" w:name="_Toc495177862"/>
      <w:r>
        <w:rPr>
          <w:rFonts w:ascii="Times New Roman" w:hAnsi="Times New Roman" w:cs="Times New Roman"/>
          <w:sz w:val="28"/>
          <w:szCs w:val="28"/>
        </w:rPr>
        <w:t>4</w:t>
      </w:r>
      <w:r w:rsidR="00AB1C61" w:rsidRPr="00DE2C3C">
        <w:rPr>
          <w:rFonts w:ascii="Times New Roman" w:hAnsi="Times New Roman" w:cs="Times New Roman"/>
          <w:sz w:val="28"/>
          <w:szCs w:val="28"/>
        </w:rPr>
        <w:t>.</w:t>
      </w:r>
      <w:r w:rsidR="00A6528A" w:rsidRPr="00DE2C3C">
        <w:rPr>
          <w:rFonts w:ascii="Times New Roman" w:hAnsi="Times New Roman" w:cs="Times New Roman"/>
          <w:sz w:val="28"/>
          <w:szCs w:val="28"/>
        </w:rPr>
        <w:t xml:space="preserve">2.8. </w:t>
      </w:r>
      <w:r w:rsidR="00C320A6" w:rsidRPr="00DE2C3C">
        <w:rPr>
          <w:rFonts w:ascii="Times New Roman" w:hAnsi="Times New Roman" w:cs="Times New Roman"/>
          <w:sz w:val="28"/>
          <w:szCs w:val="28"/>
        </w:rPr>
        <w:t>Import (Lớp lưu thông tin hóa đơn nhập hàng)</w:t>
      </w:r>
      <w:bookmarkEnd w:id="61"/>
    </w:p>
    <w:p w14:paraId="23F43801" w14:textId="77777777" w:rsidR="00C320A6" w:rsidRPr="00DE2C3C" w:rsidRDefault="00C320A6"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2177"/>
        <w:gridCol w:w="1213"/>
        <w:gridCol w:w="1213"/>
        <w:gridCol w:w="1710"/>
        <w:gridCol w:w="1599"/>
      </w:tblGrid>
      <w:tr w:rsidR="00C320A6" w:rsidRPr="00DE2C3C" w14:paraId="6D32CB1C" w14:textId="77777777" w:rsidTr="00A6528A">
        <w:tc>
          <w:tcPr>
            <w:tcW w:w="1053" w:type="dxa"/>
            <w:vAlign w:val="center"/>
          </w:tcPr>
          <w:p w14:paraId="6B154026"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STT</w:t>
            </w:r>
          </w:p>
        </w:tc>
        <w:tc>
          <w:tcPr>
            <w:tcW w:w="2111" w:type="dxa"/>
            <w:vAlign w:val="center"/>
          </w:tcPr>
          <w:p w14:paraId="294ADE14"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38366AE0"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1AAEE367"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Khóa ngoại</w:t>
            </w:r>
          </w:p>
        </w:tc>
        <w:tc>
          <w:tcPr>
            <w:tcW w:w="1630" w:type="dxa"/>
            <w:vAlign w:val="center"/>
          </w:tcPr>
          <w:p w14:paraId="42569998"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Kiểu dữ liệu</w:t>
            </w:r>
          </w:p>
        </w:tc>
        <w:tc>
          <w:tcPr>
            <w:tcW w:w="1599" w:type="dxa"/>
            <w:vAlign w:val="center"/>
          </w:tcPr>
          <w:p w14:paraId="0F4F3862"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Ý nghĩa</w:t>
            </w:r>
          </w:p>
        </w:tc>
      </w:tr>
      <w:tr w:rsidR="00C320A6" w:rsidRPr="00DE2C3C" w14:paraId="6235A97B" w14:textId="77777777" w:rsidTr="00A6528A">
        <w:tc>
          <w:tcPr>
            <w:tcW w:w="1053" w:type="dxa"/>
            <w:vAlign w:val="center"/>
          </w:tcPr>
          <w:p w14:paraId="50A6E443"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1</w:t>
            </w:r>
          </w:p>
        </w:tc>
        <w:tc>
          <w:tcPr>
            <w:tcW w:w="2111" w:type="dxa"/>
            <w:vAlign w:val="center"/>
          </w:tcPr>
          <w:p w14:paraId="2D8FB82E"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14:paraId="7D998E61"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06F81EFF" w14:textId="77777777" w:rsidR="00C320A6" w:rsidRPr="00DE2C3C" w:rsidRDefault="00C320A6" w:rsidP="00C5751A">
            <w:pPr>
              <w:spacing w:line="360" w:lineRule="auto"/>
              <w:ind w:left="360"/>
              <w:jc w:val="center"/>
              <w:rPr>
                <w:rFonts w:cs="Times New Roman"/>
                <w:sz w:val="28"/>
                <w:szCs w:val="28"/>
              </w:rPr>
            </w:pPr>
          </w:p>
        </w:tc>
        <w:tc>
          <w:tcPr>
            <w:tcW w:w="1630" w:type="dxa"/>
            <w:vAlign w:val="center"/>
          </w:tcPr>
          <w:p w14:paraId="77C9C492"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14:paraId="12870E20"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Mã hóa đơn nhập hàng</w:t>
            </w:r>
          </w:p>
        </w:tc>
      </w:tr>
      <w:tr w:rsidR="00C320A6" w:rsidRPr="00DE2C3C" w14:paraId="6900299F" w14:textId="77777777" w:rsidTr="00A6528A">
        <w:tc>
          <w:tcPr>
            <w:tcW w:w="1053" w:type="dxa"/>
            <w:vAlign w:val="center"/>
          </w:tcPr>
          <w:p w14:paraId="3FB3B4F1"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lastRenderedPageBreak/>
              <w:t>2</w:t>
            </w:r>
          </w:p>
        </w:tc>
        <w:tc>
          <w:tcPr>
            <w:tcW w:w="2111" w:type="dxa"/>
            <w:vAlign w:val="center"/>
          </w:tcPr>
          <w:p w14:paraId="6C31528C"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TimeChanged</w:t>
            </w:r>
          </w:p>
        </w:tc>
        <w:tc>
          <w:tcPr>
            <w:tcW w:w="1168" w:type="dxa"/>
            <w:vAlign w:val="center"/>
          </w:tcPr>
          <w:p w14:paraId="3B38AC43" w14:textId="77777777" w:rsidR="00C320A6" w:rsidRPr="00DE2C3C" w:rsidRDefault="00C320A6" w:rsidP="00C5751A">
            <w:pPr>
              <w:spacing w:line="360" w:lineRule="auto"/>
              <w:ind w:left="360"/>
              <w:jc w:val="center"/>
              <w:rPr>
                <w:rFonts w:cs="Times New Roman"/>
                <w:sz w:val="28"/>
                <w:szCs w:val="28"/>
              </w:rPr>
            </w:pPr>
          </w:p>
        </w:tc>
        <w:tc>
          <w:tcPr>
            <w:tcW w:w="1168" w:type="dxa"/>
            <w:vAlign w:val="center"/>
          </w:tcPr>
          <w:p w14:paraId="0835534C" w14:textId="77777777" w:rsidR="00C320A6" w:rsidRPr="00DE2C3C" w:rsidRDefault="00C320A6" w:rsidP="00C5751A">
            <w:pPr>
              <w:spacing w:line="360" w:lineRule="auto"/>
              <w:ind w:left="360"/>
              <w:jc w:val="center"/>
              <w:rPr>
                <w:rFonts w:cs="Times New Roman"/>
                <w:sz w:val="28"/>
                <w:szCs w:val="28"/>
              </w:rPr>
            </w:pPr>
          </w:p>
        </w:tc>
        <w:tc>
          <w:tcPr>
            <w:tcW w:w="1630" w:type="dxa"/>
            <w:vAlign w:val="center"/>
          </w:tcPr>
          <w:p w14:paraId="00C92CA2"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DateTime</w:t>
            </w:r>
          </w:p>
        </w:tc>
        <w:tc>
          <w:tcPr>
            <w:tcW w:w="1599" w:type="dxa"/>
            <w:vAlign w:val="center"/>
          </w:tcPr>
          <w:p w14:paraId="40C1E1CC"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Thời gian tạo hóa đơn</w:t>
            </w:r>
          </w:p>
        </w:tc>
      </w:tr>
      <w:tr w:rsidR="00C320A6" w:rsidRPr="00DE2C3C" w14:paraId="1B0A7248" w14:textId="77777777" w:rsidTr="00A6528A">
        <w:tc>
          <w:tcPr>
            <w:tcW w:w="1053" w:type="dxa"/>
            <w:vAlign w:val="center"/>
          </w:tcPr>
          <w:p w14:paraId="4649AE40"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3</w:t>
            </w:r>
          </w:p>
        </w:tc>
        <w:tc>
          <w:tcPr>
            <w:tcW w:w="2111" w:type="dxa"/>
            <w:vAlign w:val="center"/>
          </w:tcPr>
          <w:p w14:paraId="13AE9FE6"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TotalCost</w:t>
            </w:r>
          </w:p>
        </w:tc>
        <w:tc>
          <w:tcPr>
            <w:tcW w:w="1168" w:type="dxa"/>
            <w:vAlign w:val="center"/>
          </w:tcPr>
          <w:p w14:paraId="2D38FB72" w14:textId="77777777" w:rsidR="00C320A6" w:rsidRPr="00DE2C3C" w:rsidRDefault="00C320A6" w:rsidP="00C5751A">
            <w:pPr>
              <w:spacing w:line="360" w:lineRule="auto"/>
              <w:ind w:left="360"/>
              <w:jc w:val="center"/>
              <w:rPr>
                <w:rFonts w:cs="Times New Roman"/>
                <w:sz w:val="28"/>
                <w:szCs w:val="28"/>
              </w:rPr>
            </w:pPr>
          </w:p>
        </w:tc>
        <w:tc>
          <w:tcPr>
            <w:tcW w:w="1168" w:type="dxa"/>
            <w:vAlign w:val="center"/>
          </w:tcPr>
          <w:p w14:paraId="7E13036D" w14:textId="77777777" w:rsidR="00C320A6" w:rsidRPr="00DE2C3C" w:rsidRDefault="00C320A6" w:rsidP="00C5751A">
            <w:pPr>
              <w:spacing w:line="360" w:lineRule="auto"/>
              <w:ind w:left="360"/>
              <w:jc w:val="center"/>
              <w:rPr>
                <w:rFonts w:cs="Times New Roman"/>
                <w:sz w:val="28"/>
                <w:szCs w:val="28"/>
              </w:rPr>
            </w:pPr>
          </w:p>
        </w:tc>
        <w:tc>
          <w:tcPr>
            <w:tcW w:w="1630" w:type="dxa"/>
            <w:vAlign w:val="center"/>
          </w:tcPr>
          <w:p w14:paraId="3A776396"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14:paraId="1134360E"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Tổng số tiền</w:t>
            </w:r>
          </w:p>
        </w:tc>
      </w:tr>
      <w:tr w:rsidR="00C320A6" w:rsidRPr="00DE2C3C" w14:paraId="57483E80" w14:textId="77777777" w:rsidTr="00A6528A">
        <w:tc>
          <w:tcPr>
            <w:tcW w:w="1053" w:type="dxa"/>
            <w:vAlign w:val="center"/>
          </w:tcPr>
          <w:p w14:paraId="7ACEFAA9"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4</w:t>
            </w:r>
          </w:p>
        </w:tc>
        <w:tc>
          <w:tcPr>
            <w:tcW w:w="2111" w:type="dxa"/>
            <w:vAlign w:val="center"/>
          </w:tcPr>
          <w:p w14:paraId="717322AC"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ProviderId</w:t>
            </w:r>
          </w:p>
        </w:tc>
        <w:tc>
          <w:tcPr>
            <w:tcW w:w="1168" w:type="dxa"/>
            <w:vAlign w:val="center"/>
          </w:tcPr>
          <w:p w14:paraId="6906154C" w14:textId="77777777" w:rsidR="00C320A6" w:rsidRPr="00DE2C3C" w:rsidRDefault="00C320A6" w:rsidP="00C5751A">
            <w:pPr>
              <w:spacing w:line="360" w:lineRule="auto"/>
              <w:ind w:left="360"/>
              <w:jc w:val="center"/>
              <w:rPr>
                <w:rFonts w:cs="Times New Roman"/>
                <w:sz w:val="28"/>
                <w:szCs w:val="28"/>
              </w:rPr>
            </w:pPr>
          </w:p>
        </w:tc>
        <w:tc>
          <w:tcPr>
            <w:tcW w:w="1168" w:type="dxa"/>
            <w:vAlign w:val="center"/>
          </w:tcPr>
          <w:p w14:paraId="296BE558"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14:paraId="2B4A278E"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14:paraId="56DC2A1B" w14:textId="77777777" w:rsidR="00C320A6" w:rsidRPr="00DE2C3C" w:rsidRDefault="00C4664A" w:rsidP="00C5751A">
            <w:pPr>
              <w:spacing w:line="360" w:lineRule="auto"/>
              <w:ind w:left="360"/>
              <w:rPr>
                <w:rFonts w:cs="Times New Roman"/>
                <w:sz w:val="28"/>
                <w:szCs w:val="28"/>
              </w:rPr>
            </w:pPr>
            <w:r w:rsidRPr="00DE2C3C">
              <w:rPr>
                <w:rFonts w:cs="Times New Roman"/>
                <w:sz w:val="28"/>
                <w:szCs w:val="28"/>
              </w:rPr>
              <w:t>Mã nhà cung cấp</w:t>
            </w:r>
          </w:p>
        </w:tc>
      </w:tr>
      <w:tr w:rsidR="00C320A6" w:rsidRPr="00DE2C3C" w14:paraId="1DC4AD93" w14:textId="77777777" w:rsidTr="00A6528A">
        <w:tc>
          <w:tcPr>
            <w:tcW w:w="1053" w:type="dxa"/>
            <w:vAlign w:val="center"/>
          </w:tcPr>
          <w:p w14:paraId="09929589"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5</w:t>
            </w:r>
          </w:p>
        </w:tc>
        <w:tc>
          <w:tcPr>
            <w:tcW w:w="2111" w:type="dxa"/>
            <w:vAlign w:val="center"/>
          </w:tcPr>
          <w:p w14:paraId="577F64DC" w14:textId="77777777" w:rsidR="00C320A6" w:rsidRPr="00DE2C3C" w:rsidRDefault="00C320A6" w:rsidP="00C5751A">
            <w:pPr>
              <w:spacing w:line="360" w:lineRule="auto"/>
              <w:ind w:left="360"/>
              <w:rPr>
                <w:rFonts w:cs="Times New Roman"/>
                <w:sz w:val="28"/>
                <w:szCs w:val="28"/>
              </w:rPr>
            </w:pPr>
            <w:r w:rsidRPr="00DE2C3C">
              <w:rPr>
                <w:rFonts w:cs="Times New Roman"/>
                <w:sz w:val="28"/>
                <w:szCs w:val="28"/>
              </w:rPr>
              <w:t>UserId</w:t>
            </w:r>
          </w:p>
        </w:tc>
        <w:tc>
          <w:tcPr>
            <w:tcW w:w="1168" w:type="dxa"/>
            <w:vAlign w:val="center"/>
          </w:tcPr>
          <w:p w14:paraId="4D4D3FB0" w14:textId="77777777" w:rsidR="00C320A6" w:rsidRPr="00DE2C3C" w:rsidRDefault="00C320A6" w:rsidP="00C5751A">
            <w:pPr>
              <w:spacing w:line="360" w:lineRule="auto"/>
              <w:ind w:left="360"/>
              <w:jc w:val="center"/>
              <w:rPr>
                <w:rFonts w:cs="Times New Roman"/>
                <w:sz w:val="28"/>
                <w:szCs w:val="28"/>
              </w:rPr>
            </w:pPr>
          </w:p>
        </w:tc>
        <w:tc>
          <w:tcPr>
            <w:tcW w:w="1168" w:type="dxa"/>
            <w:vAlign w:val="center"/>
          </w:tcPr>
          <w:p w14:paraId="27910EC4"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x</w:t>
            </w:r>
          </w:p>
        </w:tc>
        <w:tc>
          <w:tcPr>
            <w:tcW w:w="1630" w:type="dxa"/>
            <w:vAlign w:val="center"/>
          </w:tcPr>
          <w:p w14:paraId="02F04827" w14:textId="77777777" w:rsidR="00C320A6" w:rsidRPr="00DE2C3C" w:rsidRDefault="00C320A6" w:rsidP="00C5751A">
            <w:pPr>
              <w:spacing w:line="360" w:lineRule="auto"/>
              <w:ind w:left="360"/>
              <w:jc w:val="center"/>
              <w:rPr>
                <w:rFonts w:cs="Times New Roman"/>
                <w:sz w:val="28"/>
                <w:szCs w:val="28"/>
              </w:rPr>
            </w:pPr>
            <w:r w:rsidRPr="00DE2C3C">
              <w:rPr>
                <w:rFonts w:cs="Times New Roman"/>
                <w:sz w:val="28"/>
                <w:szCs w:val="28"/>
              </w:rPr>
              <w:t>Int</w:t>
            </w:r>
          </w:p>
        </w:tc>
        <w:tc>
          <w:tcPr>
            <w:tcW w:w="1599" w:type="dxa"/>
            <w:vAlign w:val="center"/>
          </w:tcPr>
          <w:p w14:paraId="570CB691" w14:textId="77777777" w:rsidR="00C320A6" w:rsidRPr="00DE2C3C" w:rsidRDefault="00C4664A" w:rsidP="00C5751A">
            <w:pPr>
              <w:spacing w:line="360" w:lineRule="auto"/>
              <w:ind w:left="360"/>
              <w:rPr>
                <w:rFonts w:cs="Times New Roman"/>
                <w:sz w:val="28"/>
                <w:szCs w:val="28"/>
              </w:rPr>
            </w:pPr>
            <w:r w:rsidRPr="00DE2C3C">
              <w:rPr>
                <w:rFonts w:cs="Times New Roman"/>
                <w:sz w:val="28"/>
                <w:szCs w:val="28"/>
              </w:rPr>
              <w:t>Mã nhân viên tạo hóa đơn</w:t>
            </w:r>
          </w:p>
        </w:tc>
      </w:tr>
    </w:tbl>
    <w:p w14:paraId="1D43A32A" w14:textId="77777777" w:rsidR="001E1594" w:rsidRPr="00DE2C3C" w:rsidRDefault="001E1594" w:rsidP="00C5751A">
      <w:pPr>
        <w:spacing w:line="360" w:lineRule="auto"/>
        <w:rPr>
          <w:rFonts w:cs="Times New Roman"/>
          <w:sz w:val="28"/>
          <w:szCs w:val="28"/>
        </w:rPr>
      </w:pPr>
    </w:p>
    <w:p w14:paraId="46D75607" w14:textId="77777777" w:rsidR="00C4664A" w:rsidRPr="00DE2C3C" w:rsidRDefault="0038389E" w:rsidP="00C5751A">
      <w:pPr>
        <w:pStyle w:val="Heading3"/>
        <w:spacing w:line="360" w:lineRule="auto"/>
        <w:rPr>
          <w:rFonts w:ascii="Times New Roman" w:hAnsi="Times New Roman" w:cs="Times New Roman"/>
          <w:sz w:val="28"/>
          <w:szCs w:val="28"/>
        </w:rPr>
      </w:pPr>
      <w:bookmarkStart w:id="62" w:name="_Toc495177863"/>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2.9. </w:t>
      </w:r>
      <w:r w:rsidR="00C4664A" w:rsidRPr="00DE2C3C">
        <w:rPr>
          <w:rFonts w:ascii="Times New Roman" w:hAnsi="Times New Roman" w:cs="Times New Roman"/>
          <w:sz w:val="28"/>
          <w:szCs w:val="28"/>
        </w:rPr>
        <w:t>ImportDetail (Lớp lưu thông tin chi tiết hóa đơn nhập hàng)</w:t>
      </w:r>
      <w:bookmarkEnd w:id="62"/>
    </w:p>
    <w:p w14:paraId="4E0C273B" w14:textId="77777777" w:rsidR="00C4664A" w:rsidRPr="00DE2C3C" w:rsidRDefault="00C4664A" w:rsidP="00C5751A">
      <w:pPr>
        <w:spacing w:line="360" w:lineRule="auto"/>
        <w:rPr>
          <w:rFonts w:cs="Times New Roman"/>
          <w:sz w:val="28"/>
          <w:szCs w:val="28"/>
        </w:rPr>
      </w:pPr>
    </w:p>
    <w:tbl>
      <w:tblPr>
        <w:tblStyle w:val="TableGrid"/>
        <w:tblW w:w="0" w:type="auto"/>
        <w:tblInd w:w="-120" w:type="dxa"/>
        <w:tblCellMar>
          <w:top w:w="72" w:type="dxa"/>
          <w:left w:w="115" w:type="dxa"/>
          <w:bottom w:w="72" w:type="dxa"/>
          <w:right w:w="115" w:type="dxa"/>
        </w:tblCellMar>
        <w:tblLook w:val="04A0" w:firstRow="1" w:lastRow="0" w:firstColumn="1" w:lastColumn="0" w:noHBand="0" w:noVBand="1"/>
      </w:tblPr>
      <w:tblGrid>
        <w:gridCol w:w="1088"/>
        <w:gridCol w:w="1944"/>
        <w:gridCol w:w="1213"/>
        <w:gridCol w:w="1213"/>
        <w:gridCol w:w="1261"/>
        <w:gridCol w:w="2135"/>
      </w:tblGrid>
      <w:tr w:rsidR="00C4664A" w:rsidRPr="00DE2C3C" w14:paraId="45EE0EF5" w14:textId="77777777" w:rsidTr="007B2CD8">
        <w:tc>
          <w:tcPr>
            <w:tcW w:w="1053" w:type="dxa"/>
            <w:vAlign w:val="center"/>
          </w:tcPr>
          <w:p w14:paraId="4349D05C"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STT</w:t>
            </w:r>
          </w:p>
        </w:tc>
        <w:tc>
          <w:tcPr>
            <w:tcW w:w="1944" w:type="dxa"/>
            <w:vAlign w:val="center"/>
          </w:tcPr>
          <w:p w14:paraId="01CB2FAB"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Tên thuộc tính</w:t>
            </w:r>
          </w:p>
        </w:tc>
        <w:tc>
          <w:tcPr>
            <w:tcW w:w="1168" w:type="dxa"/>
            <w:vAlign w:val="center"/>
          </w:tcPr>
          <w:p w14:paraId="6AF06938"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chính</w:t>
            </w:r>
          </w:p>
        </w:tc>
        <w:tc>
          <w:tcPr>
            <w:tcW w:w="1168" w:type="dxa"/>
            <w:vAlign w:val="center"/>
          </w:tcPr>
          <w:p w14:paraId="240168BB"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Khóa ngoại</w:t>
            </w:r>
          </w:p>
        </w:tc>
        <w:tc>
          <w:tcPr>
            <w:tcW w:w="1261" w:type="dxa"/>
            <w:vAlign w:val="center"/>
          </w:tcPr>
          <w:p w14:paraId="651BA12D"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Kiểu dữ liệu</w:t>
            </w:r>
          </w:p>
        </w:tc>
        <w:tc>
          <w:tcPr>
            <w:tcW w:w="2135" w:type="dxa"/>
            <w:vAlign w:val="center"/>
          </w:tcPr>
          <w:p w14:paraId="700333FB"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Ý nghĩa</w:t>
            </w:r>
          </w:p>
        </w:tc>
      </w:tr>
      <w:tr w:rsidR="00C4664A" w:rsidRPr="00DE2C3C" w14:paraId="431196E1" w14:textId="77777777" w:rsidTr="007B2CD8">
        <w:tc>
          <w:tcPr>
            <w:tcW w:w="1053" w:type="dxa"/>
            <w:vAlign w:val="center"/>
          </w:tcPr>
          <w:p w14:paraId="58C0A0B3"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1</w:t>
            </w:r>
          </w:p>
        </w:tc>
        <w:tc>
          <w:tcPr>
            <w:tcW w:w="1944" w:type="dxa"/>
            <w:vAlign w:val="center"/>
          </w:tcPr>
          <w:p w14:paraId="70E1C8BE"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ImportId</w:t>
            </w:r>
          </w:p>
        </w:tc>
        <w:tc>
          <w:tcPr>
            <w:tcW w:w="1168" w:type="dxa"/>
            <w:vAlign w:val="center"/>
          </w:tcPr>
          <w:p w14:paraId="20DF196F"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29DF8D45" w14:textId="77777777" w:rsidR="00C4664A" w:rsidRPr="00DE2C3C" w:rsidRDefault="00C4664A" w:rsidP="00C5751A">
            <w:pPr>
              <w:spacing w:line="360" w:lineRule="auto"/>
              <w:ind w:left="360"/>
              <w:jc w:val="center"/>
              <w:rPr>
                <w:rFonts w:cs="Times New Roman"/>
                <w:sz w:val="28"/>
                <w:szCs w:val="28"/>
              </w:rPr>
            </w:pPr>
          </w:p>
        </w:tc>
        <w:tc>
          <w:tcPr>
            <w:tcW w:w="1261" w:type="dxa"/>
            <w:vAlign w:val="center"/>
          </w:tcPr>
          <w:p w14:paraId="003B50A9"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14:paraId="7E920688"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Mã hóa đơn nhập hàng</w:t>
            </w:r>
          </w:p>
        </w:tc>
      </w:tr>
      <w:tr w:rsidR="00C4664A" w:rsidRPr="00DE2C3C" w14:paraId="5592D4AD" w14:textId="77777777" w:rsidTr="007B2CD8">
        <w:tc>
          <w:tcPr>
            <w:tcW w:w="1053" w:type="dxa"/>
            <w:vAlign w:val="center"/>
          </w:tcPr>
          <w:p w14:paraId="14D60730"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2</w:t>
            </w:r>
          </w:p>
        </w:tc>
        <w:tc>
          <w:tcPr>
            <w:tcW w:w="1944" w:type="dxa"/>
            <w:vAlign w:val="center"/>
          </w:tcPr>
          <w:p w14:paraId="71DE80EB"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TreeId</w:t>
            </w:r>
          </w:p>
        </w:tc>
        <w:tc>
          <w:tcPr>
            <w:tcW w:w="1168" w:type="dxa"/>
            <w:vAlign w:val="center"/>
          </w:tcPr>
          <w:p w14:paraId="0004B854"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x</w:t>
            </w:r>
          </w:p>
        </w:tc>
        <w:tc>
          <w:tcPr>
            <w:tcW w:w="1168" w:type="dxa"/>
            <w:vAlign w:val="center"/>
          </w:tcPr>
          <w:p w14:paraId="502012DB" w14:textId="77777777" w:rsidR="00C4664A" w:rsidRPr="00DE2C3C" w:rsidRDefault="00C4664A" w:rsidP="00C5751A">
            <w:pPr>
              <w:spacing w:line="360" w:lineRule="auto"/>
              <w:ind w:left="360"/>
              <w:jc w:val="center"/>
              <w:rPr>
                <w:rFonts w:cs="Times New Roman"/>
                <w:sz w:val="28"/>
                <w:szCs w:val="28"/>
              </w:rPr>
            </w:pPr>
          </w:p>
        </w:tc>
        <w:tc>
          <w:tcPr>
            <w:tcW w:w="1261" w:type="dxa"/>
            <w:vAlign w:val="center"/>
          </w:tcPr>
          <w:p w14:paraId="79803911"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14:paraId="471A4340"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Mã cây</w:t>
            </w:r>
          </w:p>
        </w:tc>
      </w:tr>
      <w:tr w:rsidR="00C4664A" w:rsidRPr="00DE2C3C" w14:paraId="317052F2" w14:textId="77777777" w:rsidTr="007B2CD8">
        <w:tc>
          <w:tcPr>
            <w:tcW w:w="1053" w:type="dxa"/>
            <w:vAlign w:val="center"/>
          </w:tcPr>
          <w:p w14:paraId="7CF5D64C"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3</w:t>
            </w:r>
          </w:p>
        </w:tc>
        <w:tc>
          <w:tcPr>
            <w:tcW w:w="1944" w:type="dxa"/>
            <w:vAlign w:val="center"/>
          </w:tcPr>
          <w:p w14:paraId="7E2B1F8F"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Quantity</w:t>
            </w:r>
          </w:p>
        </w:tc>
        <w:tc>
          <w:tcPr>
            <w:tcW w:w="1168" w:type="dxa"/>
            <w:vAlign w:val="center"/>
          </w:tcPr>
          <w:p w14:paraId="5766BE30" w14:textId="77777777" w:rsidR="00C4664A" w:rsidRPr="00DE2C3C" w:rsidRDefault="00C4664A" w:rsidP="00C5751A">
            <w:pPr>
              <w:spacing w:line="360" w:lineRule="auto"/>
              <w:ind w:left="360"/>
              <w:jc w:val="center"/>
              <w:rPr>
                <w:rFonts w:cs="Times New Roman"/>
                <w:sz w:val="28"/>
                <w:szCs w:val="28"/>
              </w:rPr>
            </w:pPr>
          </w:p>
        </w:tc>
        <w:tc>
          <w:tcPr>
            <w:tcW w:w="1168" w:type="dxa"/>
            <w:vAlign w:val="center"/>
          </w:tcPr>
          <w:p w14:paraId="1B9B206A" w14:textId="77777777" w:rsidR="00C4664A" w:rsidRPr="00DE2C3C" w:rsidRDefault="00C4664A" w:rsidP="00C5751A">
            <w:pPr>
              <w:spacing w:line="360" w:lineRule="auto"/>
              <w:ind w:left="360"/>
              <w:jc w:val="center"/>
              <w:rPr>
                <w:rFonts w:cs="Times New Roman"/>
                <w:sz w:val="28"/>
                <w:szCs w:val="28"/>
              </w:rPr>
            </w:pPr>
          </w:p>
        </w:tc>
        <w:tc>
          <w:tcPr>
            <w:tcW w:w="1261" w:type="dxa"/>
            <w:vAlign w:val="center"/>
          </w:tcPr>
          <w:p w14:paraId="29374858"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14:paraId="48DF1689"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Số lượng cây</w:t>
            </w:r>
          </w:p>
        </w:tc>
      </w:tr>
      <w:tr w:rsidR="00C4664A" w:rsidRPr="00DE2C3C" w14:paraId="52500133" w14:textId="77777777" w:rsidTr="007B2CD8">
        <w:tc>
          <w:tcPr>
            <w:tcW w:w="1053" w:type="dxa"/>
            <w:vAlign w:val="center"/>
          </w:tcPr>
          <w:p w14:paraId="3D2AEB33"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4</w:t>
            </w:r>
          </w:p>
        </w:tc>
        <w:tc>
          <w:tcPr>
            <w:tcW w:w="1944" w:type="dxa"/>
            <w:vAlign w:val="center"/>
          </w:tcPr>
          <w:p w14:paraId="328DE2D6"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Cost</w:t>
            </w:r>
          </w:p>
        </w:tc>
        <w:tc>
          <w:tcPr>
            <w:tcW w:w="1168" w:type="dxa"/>
            <w:vAlign w:val="center"/>
          </w:tcPr>
          <w:p w14:paraId="08440762" w14:textId="77777777" w:rsidR="00C4664A" w:rsidRPr="00DE2C3C" w:rsidRDefault="00C4664A" w:rsidP="00C5751A">
            <w:pPr>
              <w:spacing w:line="360" w:lineRule="auto"/>
              <w:ind w:left="360"/>
              <w:jc w:val="center"/>
              <w:rPr>
                <w:rFonts w:cs="Times New Roman"/>
                <w:sz w:val="28"/>
                <w:szCs w:val="28"/>
              </w:rPr>
            </w:pPr>
          </w:p>
        </w:tc>
        <w:tc>
          <w:tcPr>
            <w:tcW w:w="1168" w:type="dxa"/>
            <w:vAlign w:val="center"/>
          </w:tcPr>
          <w:p w14:paraId="34DBF3B3" w14:textId="77777777" w:rsidR="00C4664A" w:rsidRPr="00DE2C3C" w:rsidRDefault="00C4664A" w:rsidP="00C5751A">
            <w:pPr>
              <w:spacing w:line="360" w:lineRule="auto"/>
              <w:ind w:left="360"/>
              <w:jc w:val="center"/>
              <w:rPr>
                <w:rFonts w:cs="Times New Roman"/>
                <w:sz w:val="28"/>
                <w:szCs w:val="28"/>
              </w:rPr>
            </w:pPr>
          </w:p>
        </w:tc>
        <w:tc>
          <w:tcPr>
            <w:tcW w:w="1261" w:type="dxa"/>
            <w:vAlign w:val="center"/>
          </w:tcPr>
          <w:p w14:paraId="7520DD3C" w14:textId="77777777" w:rsidR="00C4664A" w:rsidRPr="00DE2C3C" w:rsidRDefault="00C4664A" w:rsidP="00C5751A">
            <w:pPr>
              <w:spacing w:line="360" w:lineRule="auto"/>
              <w:ind w:left="360"/>
              <w:jc w:val="center"/>
              <w:rPr>
                <w:rFonts w:cs="Times New Roman"/>
                <w:sz w:val="28"/>
                <w:szCs w:val="28"/>
              </w:rPr>
            </w:pPr>
            <w:r w:rsidRPr="00DE2C3C">
              <w:rPr>
                <w:rFonts w:cs="Times New Roman"/>
                <w:sz w:val="28"/>
                <w:szCs w:val="28"/>
              </w:rPr>
              <w:t>Int</w:t>
            </w:r>
          </w:p>
        </w:tc>
        <w:tc>
          <w:tcPr>
            <w:tcW w:w="2135" w:type="dxa"/>
            <w:vAlign w:val="center"/>
          </w:tcPr>
          <w:p w14:paraId="08D44461" w14:textId="77777777" w:rsidR="00C4664A" w:rsidRPr="00DE2C3C" w:rsidRDefault="00C4664A" w:rsidP="00C5751A">
            <w:pPr>
              <w:spacing w:line="360" w:lineRule="auto"/>
              <w:ind w:left="360"/>
              <w:rPr>
                <w:rFonts w:cs="Times New Roman"/>
                <w:sz w:val="28"/>
                <w:szCs w:val="28"/>
              </w:rPr>
            </w:pPr>
            <w:r w:rsidRPr="00DE2C3C">
              <w:rPr>
                <w:rFonts w:cs="Times New Roman"/>
                <w:sz w:val="28"/>
                <w:szCs w:val="28"/>
              </w:rPr>
              <w:t>Giá tiền của một cây</w:t>
            </w:r>
          </w:p>
        </w:tc>
      </w:tr>
    </w:tbl>
    <w:p w14:paraId="624AD1B3" w14:textId="77777777" w:rsidR="00C4664A" w:rsidRPr="00DE2C3C" w:rsidRDefault="00C4664A" w:rsidP="00C5751A">
      <w:pPr>
        <w:spacing w:line="360" w:lineRule="auto"/>
        <w:rPr>
          <w:rFonts w:cs="Times New Roman"/>
          <w:sz w:val="28"/>
          <w:szCs w:val="28"/>
        </w:rPr>
      </w:pPr>
    </w:p>
    <w:p w14:paraId="6B5BA780" w14:textId="77777777" w:rsidR="005143D8" w:rsidRPr="00DE2C3C" w:rsidRDefault="0038389E" w:rsidP="00C5751A">
      <w:pPr>
        <w:pStyle w:val="Heading2"/>
        <w:spacing w:line="360" w:lineRule="auto"/>
        <w:rPr>
          <w:rFonts w:ascii="Times New Roman" w:hAnsi="Times New Roman" w:cs="Times New Roman"/>
          <w:sz w:val="28"/>
          <w:szCs w:val="28"/>
        </w:rPr>
      </w:pPr>
      <w:bookmarkStart w:id="63" w:name="_Toc495177864"/>
      <w:r>
        <w:rPr>
          <w:rFonts w:ascii="Times New Roman" w:hAnsi="Times New Roman" w:cs="Times New Roman"/>
          <w:sz w:val="28"/>
          <w:szCs w:val="28"/>
        </w:rPr>
        <w:lastRenderedPageBreak/>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 </w:t>
      </w:r>
      <w:r w:rsidR="005143D8" w:rsidRPr="00DE2C3C">
        <w:rPr>
          <w:rFonts w:ascii="Times New Roman" w:hAnsi="Times New Roman" w:cs="Times New Roman"/>
          <w:sz w:val="28"/>
          <w:szCs w:val="28"/>
        </w:rPr>
        <w:t>Thiết kế giao diện</w:t>
      </w:r>
      <w:bookmarkEnd w:id="63"/>
    </w:p>
    <w:p w14:paraId="3635D3C9" w14:textId="77777777" w:rsidR="005143D8" w:rsidRPr="00DE2C3C" w:rsidRDefault="0038389E" w:rsidP="00C5751A">
      <w:pPr>
        <w:pStyle w:val="Heading3"/>
        <w:spacing w:line="360" w:lineRule="auto"/>
        <w:rPr>
          <w:rFonts w:ascii="Times New Roman" w:hAnsi="Times New Roman" w:cs="Times New Roman"/>
          <w:sz w:val="28"/>
          <w:szCs w:val="28"/>
        </w:rPr>
      </w:pPr>
      <w:bookmarkStart w:id="64" w:name="_Toc495177865"/>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3.1. </w:t>
      </w:r>
      <w:r w:rsidR="005143D8" w:rsidRPr="00DE2C3C">
        <w:rPr>
          <w:rFonts w:ascii="Times New Roman" w:hAnsi="Times New Roman" w:cs="Times New Roman"/>
          <w:sz w:val="28"/>
          <w:szCs w:val="28"/>
        </w:rPr>
        <w:t>Yêu cầ</w:t>
      </w:r>
      <w:r w:rsidR="00ED6E00" w:rsidRPr="00DE2C3C">
        <w:rPr>
          <w:rFonts w:ascii="Times New Roman" w:hAnsi="Times New Roman" w:cs="Times New Roman"/>
          <w:sz w:val="28"/>
          <w:szCs w:val="28"/>
        </w:rPr>
        <w:t>u thiết kế</w:t>
      </w:r>
      <w:bookmarkEnd w:id="64"/>
    </w:p>
    <w:p w14:paraId="4A0A8A47" w14:textId="77777777"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Giao diện dễ hiểu, dễ sử dụng</w:t>
      </w:r>
    </w:p>
    <w:p w14:paraId="1167B1D8" w14:textId="77777777" w:rsidR="005143D8" w:rsidRPr="00DE2C3C" w:rsidRDefault="005143D8" w:rsidP="00C5751A">
      <w:pPr>
        <w:pStyle w:val="ListParagraph"/>
        <w:numPr>
          <w:ilvl w:val="0"/>
          <w:numId w:val="12"/>
        </w:numPr>
        <w:spacing w:line="360" w:lineRule="auto"/>
        <w:rPr>
          <w:rFonts w:cs="Times New Roman"/>
          <w:sz w:val="28"/>
          <w:szCs w:val="28"/>
        </w:rPr>
      </w:pPr>
      <w:r w:rsidRPr="00DE2C3C">
        <w:rPr>
          <w:rFonts w:cs="Times New Roman"/>
          <w:sz w:val="28"/>
          <w:szCs w:val="28"/>
        </w:rPr>
        <w:t>Đảm bảo tìm kiếm thông tin dễ dàng</w:t>
      </w:r>
    </w:p>
    <w:p w14:paraId="521E5C19" w14:textId="77777777" w:rsidR="005143D8" w:rsidRPr="00DE2C3C" w:rsidRDefault="0038389E" w:rsidP="00C5751A">
      <w:pPr>
        <w:pStyle w:val="Heading3"/>
        <w:spacing w:line="360" w:lineRule="auto"/>
        <w:rPr>
          <w:rFonts w:ascii="Times New Roman" w:hAnsi="Times New Roman" w:cs="Times New Roman"/>
          <w:sz w:val="28"/>
          <w:szCs w:val="28"/>
        </w:rPr>
      </w:pPr>
      <w:bookmarkStart w:id="65" w:name="_Toc495177866"/>
      <w:r>
        <w:rPr>
          <w:rFonts w:ascii="Times New Roman" w:hAnsi="Times New Roman" w:cs="Times New Roman"/>
          <w:sz w:val="28"/>
          <w:szCs w:val="28"/>
        </w:rPr>
        <w:t>4</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3.2. </w:t>
      </w:r>
      <w:r w:rsidR="00ED6E00" w:rsidRPr="00DE2C3C">
        <w:rPr>
          <w:rFonts w:ascii="Times New Roman" w:hAnsi="Times New Roman" w:cs="Times New Roman"/>
          <w:sz w:val="28"/>
          <w:szCs w:val="28"/>
        </w:rPr>
        <w:t>Các chức năng chính</w:t>
      </w:r>
      <w:bookmarkEnd w:id="65"/>
    </w:p>
    <w:p w14:paraId="71C0007F"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đăng nhập</w:t>
      </w:r>
    </w:p>
    <w:p w14:paraId="6DE00B09"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cây</w:t>
      </w:r>
    </w:p>
    <w:p w14:paraId="47143EB2"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cây</w:t>
      </w:r>
    </w:p>
    <w:p w14:paraId="6EB61830"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cây</w:t>
      </w:r>
    </w:p>
    <w:p w14:paraId="5ACAEE5C"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nhóm cây</w:t>
      </w:r>
    </w:p>
    <w:p w14:paraId="36272241"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nhóm cây</w:t>
      </w:r>
    </w:p>
    <w:p w14:paraId="1659E17F"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nhóm cây</w:t>
      </w:r>
    </w:p>
    <w:p w14:paraId="112C7C5D"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hóa đơn xuất hàng</w:t>
      </w:r>
    </w:p>
    <w:p w14:paraId="72ABAA3D"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xuất hàng</w:t>
      </w:r>
    </w:p>
    <w:p w14:paraId="3EAED7AD" w14:textId="77777777" w:rsidR="00ED6E00" w:rsidRPr="00DE2C3C" w:rsidRDefault="00ED6E00"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xuất hàng</w:t>
      </w:r>
    </w:p>
    <w:p w14:paraId="5494E8E1" w14:textId="77777777" w:rsidR="00ED6E00"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nhà cung cấp</w:t>
      </w:r>
    </w:p>
    <w:p w14:paraId="6FB6E231" w14:textId="77777777"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nhà cung cấp</w:t>
      </w:r>
    </w:p>
    <w:p w14:paraId="56106590" w14:textId="77777777"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nhà cung cấp</w:t>
      </w:r>
    </w:p>
    <w:p w14:paraId="4E153794" w14:textId="77777777"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nhập hàng</w:t>
      </w:r>
    </w:p>
    <w:p w14:paraId="1F0202AF" w14:textId="77777777" w:rsidR="00E74EED" w:rsidRPr="00DE2C3C" w:rsidRDefault="00E74EED" w:rsidP="00C5751A">
      <w:pPr>
        <w:pStyle w:val="ListParagraph"/>
        <w:numPr>
          <w:ilvl w:val="0"/>
          <w:numId w:val="13"/>
        </w:numPr>
        <w:spacing w:line="360" w:lineRule="auto"/>
        <w:rPr>
          <w:rFonts w:cs="Times New Roman"/>
          <w:sz w:val="28"/>
          <w:szCs w:val="28"/>
        </w:rPr>
      </w:pPr>
      <w:r w:rsidRPr="00DE2C3C">
        <w:rPr>
          <w:rFonts w:cs="Times New Roman"/>
          <w:sz w:val="28"/>
          <w:szCs w:val="28"/>
        </w:rPr>
        <w:t>Form thêm hóa đơn nhập hàng</w:t>
      </w:r>
    </w:p>
    <w:p w14:paraId="2B2DA5DA" w14:textId="77777777" w:rsidR="00E74EED"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chi tiết hóa đơn nhập hàng</w:t>
      </w:r>
    </w:p>
    <w:p w14:paraId="11407178" w14:textId="77777777"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quản lý nhân viên</w:t>
      </w:r>
    </w:p>
    <w:p w14:paraId="704DB0D4" w14:textId="77777777"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thêm nhân viên</w:t>
      </w:r>
    </w:p>
    <w:p w14:paraId="6F85A39B" w14:textId="77777777" w:rsidR="006E6898" w:rsidRPr="00DE2C3C" w:rsidRDefault="006E6898" w:rsidP="00C5751A">
      <w:pPr>
        <w:pStyle w:val="ListParagraph"/>
        <w:numPr>
          <w:ilvl w:val="0"/>
          <w:numId w:val="13"/>
        </w:numPr>
        <w:spacing w:line="360" w:lineRule="auto"/>
        <w:rPr>
          <w:rFonts w:cs="Times New Roman"/>
          <w:sz w:val="28"/>
          <w:szCs w:val="28"/>
        </w:rPr>
      </w:pPr>
      <w:r w:rsidRPr="00DE2C3C">
        <w:rPr>
          <w:rFonts w:cs="Times New Roman"/>
          <w:sz w:val="28"/>
          <w:szCs w:val="28"/>
        </w:rPr>
        <w:t>Form sửa nhân viên</w:t>
      </w:r>
    </w:p>
    <w:p w14:paraId="74E27567" w14:textId="77777777" w:rsidR="00D43B0A" w:rsidRPr="00DE2C3C" w:rsidRDefault="00D43B0A" w:rsidP="00C5751A">
      <w:pPr>
        <w:spacing w:line="360" w:lineRule="auto"/>
        <w:rPr>
          <w:rFonts w:cs="Times New Roman"/>
          <w:sz w:val="28"/>
          <w:szCs w:val="28"/>
        </w:rPr>
      </w:pPr>
    </w:p>
    <w:p w14:paraId="2EBEF99D" w14:textId="77777777" w:rsidR="007B2CD8" w:rsidRPr="00DE2C3C" w:rsidRDefault="00394EC3" w:rsidP="00C5751A">
      <w:pPr>
        <w:pStyle w:val="Heading1"/>
        <w:spacing w:line="360" w:lineRule="auto"/>
        <w:rPr>
          <w:rFonts w:ascii="Times New Roman" w:hAnsi="Times New Roman" w:cs="Times New Roman"/>
          <w:sz w:val="28"/>
          <w:szCs w:val="28"/>
        </w:rPr>
      </w:pPr>
      <w:bookmarkStart w:id="66" w:name="_Toc495177867"/>
      <w:r w:rsidRPr="00DE2C3C">
        <w:rPr>
          <w:rFonts w:ascii="Times New Roman" w:hAnsi="Times New Roman" w:cs="Times New Roman"/>
          <w:sz w:val="28"/>
          <w:szCs w:val="28"/>
        </w:rPr>
        <w:lastRenderedPageBreak/>
        <w:t xml:space="preserve">CHƯƠNG </w:t>
      </w:r>
      <w:r w:rsidR="0038389E">
        <w:rPr>
          <w:rFonts w:ascii="Times New Roman" w:hAnsi="Times New Roman" w:cs="Times New Roman"/>
          <w:sz w:val="28"/>
          <w:szCs w:val="28"/>
        </w:rPr>
        <w:t>5</w:t>
      </w:r>
      <w:bookmarkEnd w:id="66"/>
    </w:p>
    <w:p w14:paraId="6F7AC5FD" w14:textId="77777777" w:rsidR="00F31517" w:rsidRPr="00DE2C3C" w:rsidRDefault="00394EC3" w:rsidP="00C5751A">
      <w:pPr>
        <w:pStyle w:val="Heading1"/>
        <w:spacing w:line="360" w:lineRule="auto"/>
        <w:rPr>
          <w:rFonts w:ascii="Times New Roman" w:hAnsi="Times New Roman" w:cs="Times New Roman"/>
          <w:sz w:val="28"/>
          <w:szCs w:val="28"/>
        </w:rPr>
      </w:pPr>
      <w:bookmarkStart w:id="67" w:name="_Toc495177868"/>
      <w:r w:rsidRPr="00DE2C3C">
        <w:rPr>
          <w:rFonts w:ascii="Times New Roman" w:hAnsi="Times New Roman" w:cs="Times New Roman"/>
          <w:sz w:val="28"/>
          <w:szCs w:val="28"/>
        </w:rPr>
        <w:t>CÀI ĐẶT VÀ TRIỂN KHAI</w:t>
      </w:r>
      <w:bookmarkEnd w:id="67"/>
    </w:p>
    <w:p w14:paraId="540A5F77" w14:textId="77777777" w:rsidR="007B2CD8" w:rsidRPr="00DE2C3C" w:rsidRDefault="007B2CD8" w:rsidP="00C5751A">
      <w:pPr>
        <w:spacing w:line="360" w:lineRule="auto"/>
        <w:rPr>
          <w:rFonts w:cs="Times New Roman"/>
          <w:sz w:val="28"/>
          <w:szCs w:val="28"/>
        </w:rPr>
      </w:pPr>
    </w:p>
    <w:p w14:paraId="2CFD2914" w14:textId="77777777" w:rsidR="00F31517" w:rsidRPr="00DE2C3C" w:rsidRDefault="0038389E" w:rsidP="00C5751A">
      <w:pPr>
        <w:pStyle w:val="Heading2"/>
        <w:spacing w:line="360" w:lineRule="auto"/>
        <w:rPr>
          <w:rFonts w:ascii="Times New Roman" w:hAnsi="Times New Roman" w:cs="Times New Roman"/>
          <w:sz w:val="28"/>
          <w:szCs w:val="28"/>
        </w:rPr>
      </w:pPr>
      <w:bookmarkStart w:id="68" w:name="_Toc495177869"/>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1. </w:t>
      </w:r>
      <w:r w:rsidR="00F31517" w:rsidRPr="00DE2C3C">
        <w:rPr>
          <w:rFonts w:ascii="Times New Roman" w:hAnsi="Times New Roman" w:cs="Times New Roman"/>
          <w:sz w:val="28"/>
          <w:szCs w:val="28"/>
        </w:rPr>
        <w:t>Môi trường phát triển</w:t>
      </w:r>
      <w:bookmarkEnd w:id="68"/>
    </w:p>
    <w:p w14:paraId="071DBDBC" w14:textId="2601C319" w:rsidR="00260B71" w:rsidRPr="00DE2C3C" w:rsidRDefault="007B2CD8" w:rsidP="00C5751A">
      <w:pPr>
        <w:tabs>
          <w:tab w:val="left" w:pos="709"/>
          <w:tab w:val="left" w:pos="993"/>
          <w:tab w:val="left" w:pos="1276"/>
          <w:tab w:val="left" w:pos="1418"/>
          <w:tab w:val="left" w:pos="1560"/>
          <w:tab w:val="left" w:pos="1843"/>
        </w:tabs>
        <w:spacing w:after="0" w:line="360" w:lineRule="auto"/>
        <w:jc w:val="both"/>
        <w:rPr>
          <w:rFonts w:cs="Times New Roman"/>
          <w:sz w:val="28"/>
          <w:szCs w:val="28"/>
        </w:rPr>
      </w:pPr>
      <w:r w:rsidRPr="00DE2C3C">
        <w:rPr>
          <w:rFonts w:cs="Times New Roman"/>
          <w:sz w:val="28"/>
          <w:szCs w:val="28"/>
        </w:rPr>
        <w:tab/>
      </w:r>
      <w:r w:rsidR="00260B71" w:rsidRPr="00DE2C3C">
        <w:rPr>
          <w:rFonts w:cs="Times New Roman"/>
          <w:sz w:val="28"/>
          <w:szCs w:val="28"/>
        </w:rPr>
        <w:t xml:space="preserve">Có nhiều môi trường và ngôn ngữ để xây dựng Hệ thống như: .Net, Java, PHP cùng với các hệ quản trị cơ sở dữ liệu SQL Server, MySQL, Oracle, Access… tuy nhiên .Net cung cấp khá nhiều thư viện cũng như công cụ lập trình dễ hiểu vì vậy </w:t>
      </w:r>
      <w:del w:id="69" w:author="HungNV" w:date="2017-10-08T15:06:00Z">
        <w:r w:rsidR="00260B71" w:rsidRPr="00DE2C3C" w:rsidDel="00506294">
          <w:rPr>
            <w:rFonts w:cs="Times New Roman"/>
            <w:sz w:val="28"/>
            <w:szCs w:val="28"/>
          </w:rPr>
          <w:delText xml:space="preserve">chúng </w:delText>
        </w:r>
      </w:del>
      <w:r w:rsidR="00260B71" w:rsidRPr="00DE2C3C">
        <w:rPr>
          <w:rFonts w:cs="Times New Roman"/>
          <w:sz w:val="28"/>
          <w:szCs w:val="28"/>
        </w:rPr>
        <w:t>em lựa chọn phát triển trên môi trường .Net với ngôn ngữ sử dụng là C# Windows Form Application và hệ quản trị SQL Server. Đây cũng là ngôn ngữ chúng em được học tập trong chương trình đào tạo nên có những kiến thức cơ bản thuận tiện cho xây dựng Hệ thống. Trình biên dịch chúng em sử dụng là Visual Studio 2013.</w:t>
      </w:r>
    </w:p>
    <w:p w14:paraId="1B048421" w14:textId="77777777" w:rsidR="00ED6E00" w:rsidRPr="00DE2C3C" w:rsidRDefault="0038389E" w:rsidP="00C5751A">
      <w:pPr>
        <w:pStyle w:val="Heading2"/>
        <w:spacing w:line="360" w:lineRule="auto"/>
        <w:rPr>
          <w:rFonts w:ascii="Times New Roman" w:hAnsi="Times New Roman" w:cs="Times New Roman"/>
          <w:sz w:val="28"/>
          <w:szCs w:val="28"/>
        </w:rPr>
      </w:pPr>
      <w:bookmarkStart w:id="70" w:name="_Toc495177870"/>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 </w:t>
      </w:r>
      <w:r w:rsidR="00ED6E00" w:rsidRPr="00DE2C3C">
        <w:rPr>
          <w:rFonts w:ascii="Times New Roman" w:hAnsi="Times New Roman" w:cs="Times New Roman"/>
          <w:sz w:val="28"/>
          <w:szCs w:val="28"/>
        </w:rPr>
        <w:t>Giao diện chương trình</w:t>
      </w:r>
      <w:bookmarkEnd w:id="70"/>
    </w:p>
    <w:p w14:paraId="174DAD9F" w14:textId="77777777" w:rsidR="00ED6E00" w:rsidRPr="00DE2C3C" w:rsidRDefault="0038389E" w:rsidP="00C5751A">
      <w:pPr>
        <w:pStyle w:val="Heading3"/>
        <w:spacing w:line="360" w:lineRule="auto"/>
        <w:rPr>
          <w:rFonts w:ascii="Times New Roman" w:hAnsi="Times New Roman" w:cs="Times New Roman"/>
          <w:sz w:val="28"/>
          <w:szCs w:val="28"/>
        </w:rPr>
      </w:pPr>
      <w:bookmarkStart w:id="71" w:name="_Toc495177871"/>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2.1. </w:t>
      </w:r>
      <w:r w:rsidR="00ED6E00" w:rsidRPr="00DE2C3C">
        <w:rPr>
          <w:rFonts w:ascii="Times New Roman" w:hAnsi="Times New Roman" w:cs="Times New Roman"/>
          <w:sz w:val="28"/>
          <w:szCs w:val="28"/>
        </w:rPr>
        <w:t>Giao diện đăng nhập</w:t>
      </w:r>
      <w:bookmarkEnd w:id="71"/>
    </w:p>
    <w:p w14:paraId="1A0A791E" w14:textId="77777777" w:rsidR="00ED6E00" w:rsidRPr="00DE2C3C" w:rsidRDefault="00ED6E00" w:rsidP="00C5751A">
      <w:pPr>
        <w:spacing w:line="360" w:lineRule="auto"/>
        <w:rPr>
          <w:rFonts w:cs="Times New Roman"/>
          <w:sz w:val="28"/>
          <w:szCs w:val="28"/>
        </w:rPr>
      </w:pPr>
    </w:p>
    <w:p w14:paraId="1ED52AE6"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6414846D" wp14:editId="02292A2D">
            <wp:extent cx="5943600" cy="3114675"/>
            <wp:effectExtent l="0" t="0" r="0" b="9525"/>
            <wp:docPr id="19" name="Picture 19"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ngnha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72DB7977" w14:textId="77777777" w:rsidR="00085A3F" w:rsidRPr="00DE2C3C" w:rsidRDefault="00446F71" w:rsidP="00C5751A">
      <w:pPr>
        <w:spacing w:line="360" w:lineRule="auto"/>
        <w:jc w:val="center"/>
        <w:rPr>
          <w:rFonts w:cs="Times New Roman"/>
          <w:szCs w:val="24"/>
        </w:rPr>
      </w:pPr>
      <w:r w:rsidRPr="00DE2C3C">
        <w:rPr>
          <w:rFonts w:cs="Times New Roman"/>
          <w:szCs w:val="24"/>
        </w:rPr>
        <w:t>Hình 4.1</w:t>
      </w:r>
      <w:r w:rsidR="00085A3F" w:rsidRPr="00DE2C3C">
        <w:rPr>
          <w:rFonts w:cs="Times New Roman"/>
          <w:szCs w:val="24"/>
        </w:rPr>
        <w:t>. Giao diện đăng nhập</w:t>
      </w:r>
    </w:p>
    <w:p w14:paraId="68CFC81C" w14:textId="77777777"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Tên giao diện : Đăng nhập</w:t>
      </w:r>
    </w:p>
    <w:p w14:paraId="063CBA02" w14:textId="77777777" w:rsidR="00085A3F"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lastRenderedPageBreak/>
        <w:t>Người sử dụng : Quản trị viên, nhân viên</w:t>
      </w:r>
    </w:p>
    <w:p w14:paraId="62B89E6A" w14:textId="77777777" w:rsidR="00E71FBA" w:rsidRPr="00DE2C3C" w:rsidRDefault="00085A3F"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Các thao </w:t>
      </w:r>
      <w:proofErr w:type="gramStart"/>
      <w:r w:rsidRPr="00DE2C3C">
        <w:rPr>
          <w:rFonts w:cs="Times New Roman"/>
          <w:sz w:val="28"/>
          <w:szCs w:val="28"/>
        </w:rPr>
        <w:t>tác :</w:t>
      </w:r>
      <w:proofErr w:type="gramEnd"/>
      <w:r w:rsidRPr="00DE2C3C">
        <w:rPr>
          <w:rFonts w:cs="Times New Roman"/>
          <w:sz w:val="28"/>
          <w:szCs w:val="28"/>
        </w:rPr>
        <w:t xml:space="preserve"> Nhập tên đăng nhập và mật khẩu sau đó ấn đăng nhập. Người dùng</w:t>
      </w:r>
      <w:r w:rsidR="00E71FBA" w:rsidRPr="00DE2C3C">
        <w:rPr>
          <w:rFonts w:cs="Times New Roman"/>
          <w:sz w:val="28"/>
          <w:szCs w:val="28"/>
        </w:rPr>
        <w:t xml:space="preserve"> cũng có thể ấn thoát.</w:t>
      </w:r>
    </w:p>
    <w:p w14:paraId="5FA2317B" w14:textId="77777777" w:rsidR="00085A3F" w:rsidRPr="00DE2C3C" w:rsidRDefault="00E71FBA" w:rsidP="00C5751A">
      <w:pPr>
        <w:pStyle w:val="ListParagraph"/>
        <w:numPr>
          <w:ilvl w:val="0"/>
          <w:numId w:val="14"/>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đăng nhập thành công thì chương trình sẽ vào giao diện quản lý. Nếu ấn thoát thì sẽ tắt chương trình</w:t>
      </w:r>
    </w:p>
    <w:p w14:paraId="6C5127E1" w14:textId="77777777" w:rsidR="00ED6E00" w:rsidRPr="00DE2C3C" w:rsidRDefault="00ED6E00" w:rsidP="00C5751A">
      <w:pPr>
        <w:spacing w:line="360" w:lineRule="auto"/>
        <w:jc w:val="center"/>
        <w:rPr>
          <w:rFonts w:cs="Times New Roman"/>
          <w:sz w:val="28"/>
          <w:szCs w:val="28"/>
        </w:rPr>
      </w:pPr>
    </w:p>
    <w:p w14:paraId="0073C7AC" w14:textId="77777777" w:rsidR="00ED6E00" w:rsidRPr="00DE2C3C" w:rsidRDefault="0038389E" w:rsidP="00C5751A">
      <w:pPr>
        <w:pStyle w:val="Heading3"/>
        <w:spacing w:line="360" w:lineRule="auto"/>
        <w:rPr>
          <w:rFonts w:ascii="Times New Roman" w:hAnsi="Times New Roman" w:cs="Times New Roman"/>
          <w:sz w:val="28"/>
          <w:szCs w:val="28"/>
        </w:rPr>
      </w:pPr>
      <w:bookmarkStart w:id="72" w:name="_Toc495177872"/>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2.2. </w:t>
      </w:r>
      <w:r w:rsidR="00ED6E00" w:rsidRPr="00DE2C3C">
        <w:rPr>
          <w:rFonts w:ascii="Times New Roman" w:hAnsi="Times New Roman" w:cs="Times New Roman"/>
          <w:sz w:val="28"/>
          <w:szCs w:val="28"/>
        </w:rPr>
        <w:t>Giao diện quản lý cây</w:t>
      </w:r>
      <w:bookmarkEnd w:id="72"/>
    </w:p>
    <w:p w14:paraId="74BFB85F" w14:textId="77777777" w:rsidR="00ED6E00" w:rsidRPr="00DE2C3C" w:rsidRDefault="00ED6E00" w:rsidP="00C5751A">
      <w:pPr>
        <w:spacing w:line="360" w:lineRule="auto"/>
        <w:rPr>
          <w:rFonts w:cs="Times New Roman"/>
          <w:sz w:val="28"/>
          <w:szCs w:val="28"/>
        </w:rPr>
      </w:pPr>
    </w:p>
    <w:p w14:paraId="7A10F8C4" w14:textId="77777777" w:rsidR="00ED6E00" w:rsidRPr="00DE2C3C" w:rsidRDefault="003876FD" w:rsidP="00C5751A">
      <w:pPr>
        <w:spacing w:line="360" w:lineRule="auto"/>
        <w:jc w:val="center"/>
        <w:rPr>
          <w:rFonts w:cs="Times New Roman"/>
          <w:sz w:val="28"/>
          <w:szCs w:val="28"/>
        </w:rPr>
      </w:pPr>
      <w:r>
        <w:rPr>
          <w:rFonts w:cs="Times New Roman"/>
          <w:noProof/>
          <w:sz w:val="28"/>
          <w:szCs w:val="28"/>
        </w:rPr>
        <w:pict w14:anchorId="0043A9B6">
          <v:shape id="_x0000_i1062" type="#_x0000_t75" style="width:468pt;height:246.55pt">
            <v:imagedata r:id="rId47" o:title="quanlicay"/>
          </v:shape>
        </w:pict>
      </w:r>
    </w:p>
    <w:p w14:paraId="78245DED" w14:textId="77777777" w:rsidR="00ED6E00" w:rsidRPr="00DE2C3C" w:rsidRDefault="00FA19AF" w:rsidP="00C5751A">
      <w:pPr>
        <w:spacing w:line="360" w:lineRule="auto"/>
        <w:jc w:val="center"/>
        <w:rPr>
          <w:rFonts w:cs="Times New Roman"/>
          <w:szCs w:val="24"/>
        </w:rPr>
      </w:pPr>
      <w:r w:rsidRPr="00DE2C3C">
        <w:rPr>
          <w:rFonts w:cs="Times New Roman"/>
          <w:szCs w:val="24"/>
        </w:rPr>
        <w:t>Hình 4.2</w:t>
      </w:r>
      <w:r w:rsidR="00E71FBA" w:rsidRPr="00DE2C3C">
        <w:rPr>
          <w:rFonts w:cs="Times New Roman"/>
          <w:szCs w:val="24"/>
        </w:rPr>
        <w:t xml:space="preserve">. </w:t>
      </w:r>
      <w:r w:rsidR="006C7188" w:rsidRPr="00DE2C3C">
        <w:rPr>
          <w:rFonts w:cs="Times New Roman"/>
          <w:szCs w:val="24"/>
        </w:rPr>
        <w:t>Giao diện quản lý cây</w:t>
      </w:r>
    </w:p>
    <w:p w14:paraId="26344E80" w14:textId="77777777" w:rsidR="00E71FBA" w:rsidRPr="00DE2C3C" w:rsidRDefault="00E71FBA" w:rsidP="00C5751A">
      <w:pPr>
        <w:spacing w:line="360" w:lineRule="auto"/>
        <w:jc w:val="center"/>
        <w:rPr>
          <w:rFonts w:cs="Times New Roman"/>
          <w:sz w:val="28"/>
          <w:szCs w:val="28"/>
        </w:rPr>
      </w:pPr>
    </w:p>
    <w:p w14:paraId="3FB452A7" w14:textId="77777777"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Tên giao diện : Quản lý cây</w:t>
      </w:r>
    </w:p>
    <w:p w14:paraId="03D39575" w14:textId="77777777"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Người sử dụng : Quản trị viên</w:t>
      </w:r>
    </w:p>
    <w:p w14:paraId="6719533D" w14:textId="77777777"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 xml:space="preserve">Các thao tác : Thêm cây , sửa cây , xóa cây và tìm kiếm cây </w:t>
      </w:r>
    </w:p>
    <w:p w14:paraId="519B2BAB" w14:textId="77777777" w:rsidR="006C7188" w:rsidRPr="00DE2C3C" w:rsidRDefault="006C7188" w:rsidP="00C5751A">
      <w:pPr>
        <w:pStyle w:val="ListParagraph"/>
        <w:numPr>
          <w:ilvl w:val="0"/>
          <w:numId w:val="15"/>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48E71729" w14:textId="77777777" w:rsidR="006C7188" w:rsidRPr="00DE2C3C" w:rsidRDefault="006C7188" w:rsidP="00C5751A">
      <w:pPr>
        <w:spacing w:line="360" w:lineRule="auto"/>
        <w:jc w:val="center"/>
        <w:rPr>
          <w:rFonts w:cs="Times New Roman"/>
          <w:sz w:val="28"/>
          <w:szCs w:val="28"/>
        </w:rPr>
      </w:pPr>
    </w:p>
    <w:p w14:paraId="64706A24" w14:textId="77777777" w:rsidR="00ED6E00" w:rsidRPr="00DE2C3C" w:rsidRDefault="0038389E" w:rsidP="00C5751A">
      <w:pPr>
        <w:pStyle w:val="Heading3"/>
        <w:spacing w:line="360" w:lineRule="auto"/>
        <w:rPr>
          <w:rFonts w:ascii="Times New Roman" w:hAnsi="Times New Roman" w:cs="Times New Roman"/>
          <w:sz w:val="28"/>
          <w:szCs w:val="28"/>
        </w:rPr>
      </w:pPr>
      <w:bookmarkStart w:id="73" w:name="_Toc495177873"/>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2.3. </w:t>
      </w:r>
      <w:r w:rsidR="00ED6E00" w:rsidRPr="00DE2C3C">
        <w:rPr>
          <w:rFonts w:ascii="Times New Roman" w:hAnsi="Times New Roman" w:cs="Times New Roman"/>
          <w:sz w:val="28"/>
          <w:szCs w:val="28"/>
        </w:rPr>
        <w:t>Giao diện thêm cây</w:t>
      </w:r>
      <w:bookmarkEnd w:id="73"/>
    </w:p>
    <w:p w14:paraId="47A4D6A5" w14:textId="77777777" w:rsidR="00ED6E00" w:rsidRPr="00DE2C3C" w:rsidRDefault="00ED6E00" w:rsidP="00C5751A">
      <w:pPr>
        <w:spacing w:line="360" w:lineRule="auto"/>
        <w:rPr>
          <w:rFonts w:cs="Times New Roman"/>
          <w:sz w:val="28"/>
          <w:szCs w:val="28"/>
        </w:rPr>
      </w:pPr>
    </w:p>
    <w:p w14:paraId="19CB638B"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3ED268C9" wp14:editId="290AC44D">
            <wp:extent cx="3657600" cy="3333750"/>
            <wp:effectExtent l="19050" t="19050" r="19050" b="19050"/>
            <wp:docPr id="17" name="Picture 17" descr="the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mc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333750"/>
                    </a:xfrm>
                    <a:prstGeom prst="rect">
                      <a:avLst/>
                    </a:prstGeom>
                    <a:noFill/>
                    <a:ln w="3175" cmpd="sng">
                      <a:solidFill>
                        <a:srgbClr val="000000"/>
                      </a:solidFill>
                      <a:miter lim="800000"/>
                      <a:headEnd/>
                      <a:tailEnd/>
                    </a:ln>
                    <a:effectLst/>
                  </pic:spPr>
                </pic:pic>
              </a:graphicData>
            </a:graphic>
          </wp:inline>
        </w:drawing>
      </w:r>
    </w:p>
    <w:p w14:paraId="2AB678AE" w14:textId="77777777" w:rsidR="00ED6E00" w:rsidRPr="00DE2C3C" w:rsidRDefault="00FA19AF" w:rsidP="00C5751A">
      <w:pPr>
        <w:spacing w:line="360" w:lineRule="auto"/>
        <w:jc w:val="center"/>
        <w:rPr>
          <w:rFonts w:cs="Times New Roman"/>
          <w:szCs w:val="24"/>
        </w:rPr>
      </w:pPr>
      <w:r w:rsidRPr="00DE2C3C">
        <w:rPr>
          <w:rFonts w:cs="Times New Roman"/>
          <w:szCs w:val="24"/>
        </w:rPr>
        <w:t>Hình 4.3</w:t>
      </w:r>
      <w:r w:rsidR="006C7188" w:rsidRPr="00DE2C3C">
        <w:rPr>
          <w:rFonts w:cs="Times New Roman"/>
          <w:szCs w:val="24"/>
        </w:rPr>
        <w:t>. Giao diện thêm cây</w:t>
      </w:r>
    </w:p>
    <w:p w14:paraId="354072FE" w14:textId="77777777" w:rsidR="006C7188" w:rsidRPr="00DE2C3C" w:rsidRDefault="006C7188" w:rsidP="00C5751A">
      <w:pPr>
        <w:spacing w:line="360" w:lineRule="auto"/>
        <w:jc w:val="center"/>
        <w:rPr>
          <w:rFonts w:cs="Times New Roman"/>
          <w:sz w:val="28"/>
          <w:szCs w:val="28"/>
        </w:rPr>
      </w:pPr>
    </w:p>
    <w:p w14:paraId="04885491" w14:textId="77777777"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Tên giao diện : Thêm cây</w:t>
      </w:r>
    </w:p>
    <w:p w14:paraId="7D20ED6D" w14:textId="77777777"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Người sử dụng : Quản trị viên</w:t>
      </w:r>
    </w:p>
    <w:p w14:paraId="73417BFC" w14:textId="77777777"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Các thao tác : Nhập thông tin về cây cần tạo sau đó ấn thêm cây</w:t>
      </w:r>
    </w:p>
    <w:p w14:paraId="323E6976" w14:textId="77777777" w:rsidR="006C7188" w:rsidRPr="00DE2C3C" w:rsidRDefault="006C7188" w:rsidP="00C5751A">
      <w:pPr>
        <w:pStyle w:val="ListParagraph"/>
        <w:numPr>
          <w:ilvl w:val="0"/>
          <w:numId w:val="1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cây mới vào trong hệ thống và hiển thị thông báo thành công. Nếu t</w:t>
      </w:r>
      <w:r w:rsidR="00397762" w:rsidRPr="00DE2C3C">
        <w:rPr>
          <w:rFonts w:cs="Times New Roman"/>
          <w:sz w:val="28"/>
          <w:szCs w:val="28"/>
        </w:rPr>
        <w:t>hêm cây không thành công, hệ thống sẽ hiển thị thông báo thêm cây thất bại kèm lý do thông tin cây không hợp lệ</w:t>
      </w:r>
    </w:p>
    <w:p w14:paraId="1F609189" w14:textId="77777777" w:rsidR="006C7188" w:rsidRPr="00DE2C3C" w:rsidRDefault="006C7188" w:rsidP="00C5751A">
      <w:pPr>
        <w:spacing w:line="360" w:lineRule="auto"/>
        <w:jc w:val="center"/>
        <w:rPr>
          <w:rFonts w:cs="Times New Roman"/>
          <w:sz w:val="28"/>
          <w:szCs w:val="28"/>
        </w:rPr>
      </w:pPr>
    </w:p>
    <w:p w14:paraId="56BBFB0D" w14:textId="77777777" w:rsidR="00ED6E00" w:rsidRPr="00DE2C3C" w:rsidRDefault="0038389E" w:rsidP="00C5751A">
      <w:pPr>
        <w:pStyle w:val="Heading3"/>
        <w:spacing w:line="360" w:lineRule="auto"/>
        <w:rPr>
          <w:rFonts w:ascii="Times New Roman" w:hAnsi="Times New Roman" w:cs="Times New Roman"/>
          <w:sz w:val="28"/>
          <w:szCs w:val="28"/>
        </w:rPr>
      </w:pPr>
      <w:bookmarkStart w:id="74" w:name="_Toc495177874"/>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2.4. </w:t>
      </w:r>
      <w:r w:rsidR="00ED6E00" w:rsidRPr="00DE2C3C">
        <w:rPr>
          <w:rFonts w:ascii="Times New Roman" w:hAnsi="Times New Roman" w:cs="Times New Roman"/>
          <w:sz w:val="28"/>
          <w:szCs w:val="28"/>
        </w:rPr>
        <w:t>Giao diện sửa cây</w:t>
      </w:r>
      <w:bookmarkEnd w:id="74"/>
    </w:p>
    <w:p w14:paraId="049B0A1A" w14:textId="77777777" w:rsidR="00ED6E00" w:rsidRPr="00DE2C3C" w:rsidRDefault="00ED6E00" w:rsidP="00C5751A">
      <w:pPr>
        <w:spacing w:line="360" w:lineRule="auto"/>
        <w:rPr>
          <w:rFonts w:cs="Times New Roman"/>
          <w:sz w:val="28"/>
          <w:szCs w:val="28"/>
        </w:rPr>
      </w:pPr>
    </w:p>
    <w:p w14:paraId="4ADF3BE5" w14:textId="77777777" w:rsidR="00ED6E00" w:rsidRPr="00DE2C3C" w:rsidRDefault="003876FD" w:rsidP="00C5751A">
      <w:pPr>
        <w:spacing w:line="360" w:lineRule="auto"/>
        <w:jc w:val="center"/>
        <w:rPr>
          <w:rFonts w:cs="Times New Roman"/>
          <w:noProof/>
          <w:sz w:val="28"/>
          <w:szCs w:val="28"/>
        </w:rPr>
      </w:pPr>
      <w:r>
        <w:rPr>
          <w:rFonts w:cs="Times New Roman"/>
          <w:noProof/>
          <w:sz w:val="28"/>
          <w:szCs w:val="28"/>
        </w:rPr>
        <w:lastRenderedPageBreak/>
        <w:pict w14:anchorId="1D198D06">
          <v:shape id="_x0000_i1063" type="#_x0000_t75" style="width:270.35pt;height:290.7pt">
            <v:imagedata r:id="rId49" o:title="suacay"/>
          </v:shape>
        </w:pict>
      </w:r>
    </w:p>
    <w:p w14:paraId="71099FB9" w14:textId="77777777" w:rsidR="00397762" w:rsidRPr="00DE2C3C" w:rsidRDefault="00FA19AF" w:rsidP="00C5751A">
      <w:pPr>
        <w:spacing w:line="360" w:lineRule="auto"/>
        <w:jc w:val="center"/>
        <w:rPr>
          <w:rFonts w:cs="Times New Roman"/>
          <w:noProof/>
          <w:szCs w:val="24"/>
        </w:rPr>
      </w:pPr>
      <w:r w:rsidRPr="00DE2C3C">
        <w:rPr>
          <w:rFonts w:cs="Times New Roman"/>
          <w:noProof/>
          <w:szCs w:val="24"/>
        </w:rPr>
        <w:t>Hình 4.4</w:t>
      </w:r>
      <w:r w:rsidR="00397762" w:rsidRPr="00DE2C3C">
        <w:rPr>
          <w:rFonts w:cs="Times New Roman"/>
          <w:noProof/>
          <w:szCs w:val="24"/>
        </w:rPr>
        <w:t>. Giao diện sửa cây</w:t>
      </w:r>
    </w:p>
    <w:p w14:paraId="19416CC1" w14:textId="77777777" w:rsidR="00397762" w:rsidRPr="00DE2C3C" w:rsidRDefault="00397762" w:rsidP="00C5751A">
      <w:pPr>
        <w:spacing w:line="360" w:lineRule="auto"/>
        <w:jc w:val="center"/>
        <w:rPr>
          <w:rFonts w:cs="Times New Roman"/>
          <w:sz w:val="28"/>
          <w:szCs w:val="28"/>
        </w:rPr>
      </w:pPr>
    </w:p>
    <w:p w14:paraId="7DF5D4FE" w14:textId="77777777"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Tên giao diện : Sửa cây</w:t>
      </w:r>
    </w:p>
    <w:p w14:paraId="5AF90CE8" w14:textId="77777777"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Người sử dụng : Quản trị viên</w:t>
      </w:r>
    </w:p>
    <w:p w14:paraId="1F710B35" w14:textId="77777777"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Các thao tác : Nhập thông tin vào các trường cần sửa sau đó ấn sửa cây</w:t>
      </w:r>
    </w:p>
    <w:p w14:paraId="4EC7AB72" w14:textId="77777777" w:rsidR="00397762" w:rsidRPr="00DE2C3C" w:rsidRDefault="00397762" w:rsidP="00C5751A">
      <w:pPr>
        <w:pStyle w:val="ListParagraph"/>
        <w:numPr>
          <w:ilvl w:val="0"/>
          <w:numId w:val="17"/>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cây ở trong hệ thống và hiển thị thông báo thành công. Nếu sửa cây không thành công, hệ thống sẽ hiển thị thông báo sửa cây thất bại kèm lý do thông tin cây không hợp lệ</w:t>
      </w:r>
    </w:p>
    <w:p w14:paraId="5D092149" w14:textId="77777777" w:rsidR="00ED6E00" w:rsidRPr="00DE2C3C" w:rsidRDefault="00ED6E00" w:rsidP="00C5751A">
      <w:pPr>
        <w:spacing w:line="360" w:lineRule="auto"/>
        <w:rPr>
          <w:rFonts w:cs="Times New Roman"/>
          <w:sz w:val="28"/>
          <w:szCs w:val="28"/>
        </w:rPr>
      </w:pPr>
    </w:p>
    <w:p w14:paraId="424EC470" w14:textId="77777777" w:rsidR="00ED6E00" w:rsidRPr="00DE2C3C" w:rsidRDefault="0038389E" w:rsidP="00C5751A">
      <w:pPr>
        <w:pStyle w:val="Heading3"/>
        <w:spacing w:line="360" w:lineRule="auto"/>
        <w:rPr>
          <w:rFonts w:ascii="Times New Roman" w:hAnsi="Times New Roman" w:cs="Times New Roman"/>
          <w:sz w:val="28"/>
          <w:szCs w:val="28"/>
        </w:rPr>
      </w:pPr>
      <w:bookmarkStart w:id="75" w:name="_Toc495177875"/>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2.5. </w:t>
      </w:r>
      <w:r w:rsidR="00ED6E00" w:rsidRPr="00DE2C3C">
        <w:rPr>
          <w:rFonts w:ascii="Times New Roman" w:hAnsi="Times New Roman" w:cs="Times New Roman"/>
          <w:sz w:val="28"/>
          <w:szCs w:val="28"/>
        </w:rPr>
        <w:t>Giao diện quản lý nhóm cây</w:t>
      </w:r>
      <w:bookmarkEnd w:id="75"/>
    </w:p>
    <w:p w14:paraId="62D2CB23" w14:textId="77777777" w:rsidR="00ED6E00" w:rsidRPr="00DE2C3C" w:rsidRDefault="00ED6E00" w:rsidP="00C5751A">
      <w:pPr>
        <w:spacing w:line="360" w:lineRule="auto"/>
        <w:rPr>
          <w:rFonts w:cs="Times New Roman"/>
          <w:sz w:val="28"/>
          <w:szCs w:val="28"/>
        </w:rPr>
      </w:pPr>
    </w:p>
    <w:p w14:paraId="4BC7DE5F"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7843EADB" wp14:editId="6095BEEE">
            <wp:extent cx="5943600" cy="3143250"/>
            <wp:effectExtent l="0" t="0" r="0" b="0"/>
            <wp:docPr id="15" name="Picture 15" descr="quanlinhom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quanlinhomca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4DAAC87D" w14:textId="77777777" w:rsidR="00397762" w:rsidRPr="00DE2C3C" w:rsidRDefault="00FA19AF" w:rsidP="00C5751A">
      <w:pPr>
        <w:spacing w:line="360" w:lineRule="auto"/>
        <w:jc w:val="center"/>
        <w:rPr>
          <w:rFonts w:cs="Times New Roman"/>
          <w:szCs w:val="24"/>
        </w:rPr>
      </w:pPr>
      <w:r w:rsidRPr="00DE2C3C">
        <w:rPr>
          <w:rFonts w:cs="Times New Roman"/>
          <w:szCs w:val="24"/>
        </w:rPr>
        <w:t>Hình 4.5</w:t>
      </w:r>
      <w:r w:rsidR="00397762" w:rsidRPr="00DE2C3C">
        <w:rPr>
          <w:rFonts w:cs="Times New Roman"/>
          <w:szCs w:val="24"/>
        </w:rPr>
        <w:t>. Giao diện quản lý nhóm cây</w:t>
      </w:r>
    </w:p>
    <w:p w14:paraId="2BDA456B" w14:textId="77777777" w:rsidR="00397762" w:rsidRPr="00DE2C3C" w:rsidRDefault="00397762" w:rsidP="00C5751A">
      <w:pPr>
        <w:spacing w:line="360" w:lineRule="auto"/>
        <w:jc w:val="center"/>
        <w:rPr>
          <w:rFonts w:cs="Times New Roman"/>
          <w:sz w:val="28"/>
          <w:szCs w:val="28"/>
        </w:rPr>
      </w:pPr>
    </w:p>
    <w:p w14:paraId="6FA5E3D3" w14:textId="77777777"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Tên giao diện : Quản lý nhóm cây</w:t>
      </w:r>
    </w:p>
    <w:p w14:paraId="4A21FA35" w14:textId="77777777"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Người sử dụng : Quản trị viên</w:t>
      </w:r>
    </w:p>
    <w:p w14:paraId="1488941B" w14:textId="77777777"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 xml:space="preserve">Các thao tác : Thêm nhóm cây , sửa nhóm cây , xóa nhóm cây và tìm kiếm nhóm cây </w:t>
      </w:r>
    </w:p>
    <w:p w14:paraId="56A682E9" w14:textId="77777777" w:rsidR="00397762" w:rsidRPr="00DE2C3C" w:rsidRDefault="00397762" w:rsidP="00C5751A">
      <w:pPr>
        <w:pStyle w:val="ListParagraph"/>
        <w:numPr>
          <w:ilvl w:val="0"/>
          <w:numId w:val="18"/>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4CF8F9D6" w14:textId="77777777" w:rsidR="00397762" w:rsidRPr="00DE2C3C" w:rsidRDefault="00397762" w:rsidP="00C5751A">
      <w:pPr>
        <w:spacing w:line="360" w:lineRule="auto"/>
        <w:jc w:val="center"/>
        <w:rPr>
          <w:rFonts w:cs="Times New Roman"/>
          <w:sz w:val="28"/>
          <w:szCs w:val="28"/>
        </w:rPr>
      </w:pPr>
    </w:p>
    <w:p w14:paraId="069574BE" w14:textId="77777777" w:rsidR="00ED6E00" w:rsidRPr="00DE2C3C" w:rsidRDefault="0038389E" w:rsidP="00C5751A">
      <w:pPr>
        <w:pStyle w:val="Heading3"/>
        <w:spacing w:line="360" w:lineRule="auto"/>
        <w:rPr>
          <w:rFonts w:ascii="Times New Roman" w:hAnsi="Times New Roman" w:cs="Times New Roman"/>
          <w:sz w:val="28"/>
          <w:szCs w:val="28"/>
        </w:rPr>
      </w:pPr>
      <w:bookmarkStart w:id="76" w:name="_Toc495177876"/>
      <w:r>
        <w:rPr>
          <w:rFonts w:ascii="Times New Roman" w:hAnsi="Times New Roman" w:cs="Times New Roman"/>
          <w:sz w:val="28"/>
          <w:szCs w:val="28"/>
        </w:rPr>
        <w:t>5</w:t>
      </w:r>
      <w:r w:rsidR="00AB1C61" w:rsidRPr="00DE2C3C">
        <w:rPr>
          <w:rFonts w:ascii="Times New Roman" w:hAnsi="Times New Roman" w:cs="Times New Roman"/>
          <w:sz w:val="28"/>
          <w:szCs w:val="28"/>
        </w:rPr>
        <w:t>.</w:t>
      </w:r>
      <w:r w:rsidR="007B2CD8" w:rsidRPr="00DE2C3C">
        <w:rPr>
          <w:rFonts w:ascii="Times New Roman" w:hAnsi="Times New Roman" w:cs="Times New Roman"/>
          <w:sz w:val="28"/>
          <w:szCs w:val="28"/>
        </w:rPr>
        <w:t xml:space="preserve">2.6. </w:t>
      </w:r>
      <w:r w:rsidR="00ED6E00" w:rsidRPr="00DE2C3C">
        <w:rPr>
          <w:rFonts w:ascii="Times New Roman" w:hAnsi="Times New Roman" w:cs="Times New Roman"/>
          <w:sz w:val="28"/>
          <w:szCs w:val="28"/>
        </w:rPr>
        <w:t>Giao diện thêm nhóm cây</w:t>
      </w:r>
      <w:bookmarkEnd w:id="76"/>
    </w:p>
    <w:p w14:paraId="2EAC4303" w14:textId="77777777" w:rsidR="00ED6E00" w:rsidRPr="00DE2C3C" w:rsidRDefault="00ED6E00" w:rsidP="00C5751A">
      <w:pPr>
        <w:spacing w:line="360" w:lineRule="auto"/>
        <w:rPr>
          <w:rFonts w:cs="Times New Roman"/>
          <w:sz w:val="28"/>
          <w:szCs w:val="28"/>
        </w:rPr>
      </w:pPr>
    </w:p>
    <w:p w14:paraId="2193A774"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6BCA9589" wp14:editId="55D7AA3F">
            <wp:extent cx="4381500" cy="1847850"/>
            <wp:effectExtent l="0" t="0" r="0" b="0"/>
            <wp:docPr id="14" name="Picture 14" descr="C:\Users\vuhoa\AppData\Local\Microsoft\Windows\INetCache\Content.Word\them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vuhoa\AppData\Local\Microsoft\Windows\INetCache\Content.Word\themnhomc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1847850"/>
                    </a:xfrm>
                    <a:prstGeom prst="rect">
                      <a:avLst/>
                    </a:prstGeom>
                    <a:noFill/>
                    <a:ln>
                      <a:noFill/>
                    </a:ln>
                  </pic:spPr>
                </pic:pic>
              </a:graphicData>
            </a:graphic>
          </wp:inline>
        </w:drawing>
      </w:r>
    </w:p>
    <w:p w14:paraId="388BCD0E" w14:textId="77777777" w:rsidR="004277BF" w:rsidRPr="00DE2C3C" w:rsidRDefault="00FA19AF" w:rsidP="00C5751A">
      <w:pPr>
        <w:spacing w:line="360" w:lineRule="auto"/>
        <w:jc w:val="center"/>
        <w:rPr>
          <w:rFonts w:cs="Times New Roman"/>
          <w:szCs w:val="24"/>
        </w:rPr>
      </w:pPr>
      <w:r w:rsidRPr="00DE2C3C">
        <w:rPr>
          <w:rFonts w:cs="Times New Roman"/>
          <w:szCs w:val="24"/>
        </w:rPr>
        <w:t>Hình 4.6</w:t>
      </w:r>
      <w:r w:rsidR="004277BF" w:rsidRPr="00DE2C3C">
        <w:rPr>
          <w:rFonts w:cs="Times New Roman"/>
          <w:szCs w:val="24"/>
        </w:rPr>
        <w:t>. Giao diện thêm nhóm cây</w:t>
      </w:r>
    </w:p>
    <w:p w14:paraId="6646699A" w14:textId="77777777" w:rsidR="004277BF" w:rsidRPr="00DE2C3C" w:rsidRDefault="004277BF" w:rsidP="00C5751A">
      <w:pPr>
        <w:spacing w:line="360" w:lineRule="auto"/>
        <w:jc w:val="center"/>
        <w:rPr>
          <w:rFonts w:cs="Times New Roman"/>
          <w:sz w:val="28"/>
          <w:szCs w:val="28"/>
        </w:rPr>
      </w:pPr>
    </w:p>
    <w:p w14:paraId="364E18C8" w14:textId="77777777"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Tên giao diện : Thêm nhóm cây</w:t>
      </w:r>
    </w:p>
    <w:p w14:paraId="6D197058" w14:textId="77777777"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Người sử dụng : Quản trị viên</w:t>
      </w:r>
    </w:p>
    <w:p w14:paraId="03F7C8F3" w14:textId="77777777"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Các thao tác : Nhập thông tin về nhóm cây cần tạo sau đó ấn thêm nhóm cây</w:t>
      </w:r>
    </w:p>
    <w:p w14:paraId="53E4B1D2" w14:textId="77777777" w:rsidR="004277BF" w:rsidRPr="00DE2C3C" w:rsidRDefault="004277BF" w:rsidP="00C5751A">
      <w:pPr>
        <w:pStyle w:val="ListParagraph"/>
        <w:numPr>
          <w:ilvl w:val="0"/>
          <w:numId w:val="19"/>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nhóm cây mới vào trong hệ thống và hiển thị thông báo thành công. Nếu thêm nhóm cây không thành công, hệ thống sẽ hiển thị thông báo thêm nhóm cây thất bại kèm lý do thông tin nhóm cây không hợp lệ</w:t>
      </w:r>
    </w:p>
    <w:p w14:paraId="0786B131" w14:textId="77777777" w:rsidR="00ED6E00" w:rsidRPr="00DE2C3C" w:rsidRDefault="00ED6E00" w:rsidP="00C5751A">
      <w:pPr>
        <w:spacing w:line="360" w:lineRule="auto"/>
        <w:rPr>
          <w:rFonts w:cs="Times New Roman"/>
          <w:sz w:val="28"/>
          <w:szCs w:val="28"/>
        </w:rPr>
      </w:pPr>
    </w:p>
    <w:p w14:paraId="5548477E" w14:textId="77777777" w:rsidR="00ED6E00" w:rsidRPr="00DE2C3C" w:rsidRDefault="0038389E" w:rsidP="00C5751A">
      <w:pPr>
        <w:pStyle w:val="Heading3"/>
        <w:spacing w:line="360" w:lineRule="auto"/>
        <w:rPr>
          <w:rFonts w:ascii="Times New Roman" w:hAnsi="Times New Roman" w:cs="Times New Roman"/>
          <w:sz w:val="28"/>
          <w:szCs w:val="28"/>
        </w:rPr>
      </w:pPr>
      <w:bookmarkStart w:id="77" w:name="_Toc495177877"/>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2.7. </w:t>
      </w:r>
      <w:r w:rsidR="00ED6E00" w:rsidRPr="00DE2C3C">
        <w:rPr>
          <w:rFonts w:ascii="Times New Roman" w:hAnsi="Times New Roman" w:cs="Times New Roman"/>
          <w:sz w:val="28"/>
          <w:szCs w:val="28"/>
        </w:rPr>
        <w:t>Giao diện sửa nhóm cây</w:t>
      </w:r>
      <w:bookmarkEnd w:id="77"/>
    </w:p>
    <w:p w14:paraId="50EB8A6F" w14:textId="77777777" w:rsidR="00ED6E00" w:rsidRPr="00DE2C3C" w:rsidRDefault="00ED6E00" w:rsidP="00C5751A">
      <w:pPr>
        <w:spacing w:line="360" w:lineRule="auto"/>
        <w:rPr>
          <w:rFonts w:cs="Times New Roman"/>
          <w:sz w:val="28"/>
          <w:szCs w:val="28"/>
        </w:rPr>
      </w:pPr>
    </w:p>
    <w:p w14:paraId="772AA01C"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4DAB07EE" wp14:editId="355C1585">
            <wp:extent cx="4286250" cy="1771650"/>
            <wp:effectExtent l="0" t="0" r="0" b="0"/>
            <wp:docPr id="13" name="Picture 13" descr="C:\Users\vuhoa\AppData\Local\Microsoft\Windows\INetCache\Content.Word\suanhomc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vuhoa\AppData\Local\Microsoft\Windows\INetCache\Content.Word\suanhomca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p>
    <w:p w14:paraId="394D3F91" w14:textId="77777777" w:rsidR="004277BF" w:rsidRPr="00DE2C3C" w:rsidRDefault="00FA19AF" w:rsidP="00C5751A">
      <w:pPr>
        <w:spacing w:line="360" w:lineRule="auto"/>
        <w:jc w:val="center"/>
        <w:rPr>
          <w:rFonts w:cs="Times New Roman"/>
          <w:szCs w:val="24"/>
        </w:rPr>
      </w:pPr>
      <w:r w:rsidRPr="00DE2C3C">
        <w:rPr>
          <w:rFonts w:cs="Times New Roman"/>
          <w:szCs w:val="24"/>
        </w:rPr>
        <w:t>Hình 4.7</w:t>
      </w:r>
      <w:r w:rsidR="004277BF" w:rsidRPr="00DE2C3C">
        <w:rPr>
          <w:rFonts w:cs="Times New Roman"/>
          <w:szCs w:val="24"/>
        </w:rPr>
        <w:t>. Giao diện sửa nhóm cây</w:t>
      </w:r>
    </w:p>
    <w:p w14:paraId="638C7F01" w14:textId="77777777" w:rsidR="004277BF" w:rsidRPr="00DE2C3C" w:rsidRDefault="004277BF" w:rsidP="00C5751A">
      <w:pPr>
        <w:spacing w:line="360" w:lineRule="auto"/>
        <w:jc w:val="center"/>
        <w:rPr>
          <w:rFonts w:cs="Times New Roman"/>
          <w:sz w:val="28"/>
          <w:szCs w:val="28"/>
        </w:rPr>
      </w:pPr>
    </w:p>
    <w:p w14:paraId="1FF147B2" w14:textId="77777777"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Tên giao diện : Sửa nhóm cây</w:t>
      </w:r>
    </w:p>
    <w:p w14:paraId="06583496" w14:textId="77777777"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Người sử dụng : Quản trị viên</w:t>
      </w:r>
    </w:p>
    <w:p w14:paraId="00E60576" w14:textId="77777777"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cây</w:t>
      </w:r>
    </w:p>
    <w:p w14:paraId="136C1E5E" w14:textId="77777777" w:rsidR="004277BF" w:rsidRPr="00DE2C3C" w:rsidRDefault="004277BF" w:rsidP="00C5751A">
      <w:pPr>
        <w:pStyle w:val="ListParagraph"/>
        <w:numPr>
          <w:ilvl w:val="0"/>
          <w:numId w:val="20"/>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nhóm cây ở trong hệ thống và hiển thị thông báo thành công. Nếu sửa nhóm cây không thành công, hệ thống sẽ hiển thị thông báo sửa nhóm cây thất bại kèm lý do thông tin nhóm cây không hợp lệ</w:t>
      </w:r>
    </w:p>
    <w:p w14:paraId="35D5ACDB" w14:textId="77777777" w:rsidR="004277BF" w:rsidRPr="00DE2C3C" w:rsidRDefault="004277BF" w:rsidP="00C5751A">
      <w:pPr>
        <w:spacing w:line="360" w:lineRule="auto"/>
        <w:jc w:val="center"/>
        <w:rPr>
          <w:rFonts w:cs="Times New Roman"/>
          <w:sz w:val="28"/>
          <w:szCs w:val="28"/>
        </w:rPr>
      </w:pPr>
    </w:p>
    <w:p w14:paraId="61550F15" w14:textId="77777777" w:rsidR="00ED6E00" w:rsidRPr="00DE2C3C" w:rsidRDefault="00ED6E00" w:rsidP="00C5751A">
      <w:pPr>
        <w:spacing w:line="360" w:lineRule="auto"/>
        <w:rPr>
          <w:rFonts w:cs="Times New Roman"/>
          <w:sz w:val="28"/>
          <w:szCs w:val="28"/>
        </w:rPr>
      </w:pPr>
    </w:p>
    <w:p w14:paraId="17307FBC" w14:textId="77777777" w:rsidR="00ED6E00" w:rsidRPr="00DE2C3C" w:rsidRDefault="0038389E" w:rsidP="00C5751A">
      <w:pPr>
        <w:pStyle w:val="Heading3"/>
        <w:spacing w:line="360" w:lineRule="auto"/>
        <w:rPr>
          <w:rFonts w:ascii="Times New Roman" w:hAnsi="Times New Roman" w:cs="Times New Roman"/>
          <w:sz w:val="28"/>
          <w:szCs w:val="28"/>
        </w:rPr>
      </w:pPr>
      <w:bookmarkStart w:id="78" w:name="_Toc495177878"/>
      <w:r>
        <w:rPr>
          <w:rFonts w:ascii="Times New Roman" w:hAnsi="Times New Roman" w:cs="Times New Roman"/>
          <w:sz w:val="28"/>
          <w:szCs w:val="28"/>
        </w:rPr>
        <w:t>5</w:t>
      </w:r>
      <w:r w:rsidR="00AB1C61" w:rsidRPr="00DE2C3C">
        <w:rPr>
          <w:rFonts w:ascii="Times New Roman" w:hAnsi="Times New Roman" w:cs="Times New Roman"/>
          <w:sz w:val="28"/>
          <w:szCs w:val="28"/>
        </w:rPr>
        <w:t>.</w:t>
      </w:r>
      <w:r w:rsidR="00965344" w:rsidRPr="00DE2C3C">
        <w:rPr>
          <w:rFonts w:ascii="Times New Roman" w:hAnsi="Times New Roman" w:cs="Times New Roman"/>
          <w:sz w:val="28"/>
          <w:szCs w:val="28"/>
        </w:rPr>
        <w:t xml:space="preserve">2.8. </w:t>
      </w:r>
      <w:r w:rsidR="00ED6E00" w:rsidRPr="00DE2C3C">
        <w:rPr>
          <w:rFonts w:ascii="Times New Roman" w:hAnsi="Times New Roman" w:cs="Times New Roman"/>
          <w:sz w:val="28"/>
          <w:szCs w:val="28"/>
        </w:rPr>
        <w:t>Giao diện quản lý hóa đơn xuất hàng</w:t>
      </w:r>
      <w:bookmarkEnd w:id="78"/>
    </w:p>
    <w:p w14:paraId="3AA10060" w14:textId="77777777" w:rsidR="00ED6E00" w:rsidRPr="00DE2C3C" w:rsidRDefault="00ED6E00" w:rsidP="00C5751A">
      <w:pPr>
        <w:spacing w:line="360" w:lineRule="auto"/>
        <w:rPr>
          <w:rFonts w:cs="Times New Roman"/>
          <w:sz w:val="28"/>
          <w:szCs w:val="28"/>
        </w:rPr>
      </w:pPr>
    </w:p>
    <w:p w14:paraId="4D983BBD"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28B263EA" wp14:editId="5EAFBE41">
            <wp:extent cx="5943600" cy="3114675"/>
            <wp:effectExtent l="0" t="0" r="0" b="9525"/>
            <wp:docPr id="12" name="Picture 12" descr="C:\Users\vuhoa\AppData\Local\Microsoft\Windows\INetCache\Content.Word\quanli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vuhoa\AppData\Local\Microsoft\Windows\INetCache\Content.Word\quanlihoadonxuatha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6438ABD5" w14:textId="77777777" w:rsidR="004277BF" w:rsidRPr="00DE2C3C" w:rsidRDefault="00FA19AF" w:rsidP="00C5751A">
      <w:pPr>
        <w:spacing w:line="360" w:lineRule="auto"/>
        <w:jc w:val="center"/>
        <w:rPr>
          <w:rFonts w:cs="Times New Roman"/>
          <w:szCs w:val="24"/>
        </w:rPr>
      </w:pPr>
      <w:r w:rsidRPr="00DE2C3C">
        <w:rPr>
          <w:rFonts w:cs="Times New Roman"/>
          <w:szCs w:val="24"/>
        </w:rPr>
        <w:t>Hình 4.8</w:t>
      </w:r>
      <w:r w:rsidR="004277BF" w:rsidRPr="00DE2C3C">
        <w:rPr>
          <w:rFonts w:cs="Times New Roman"/>
          <w:szCs w:val="24"/>
        </w:rPr>
        <w:t>. Giao diện quản lý hóa đơn xuất hàng</w:t>
      </w:r>
    </w:p>
    <w:p w14:paraId="6D24F2FA" w14:textId="77777777" w:rsidR="004277BF" w:rsidRPr="00DE2C3C" w:rsidRDefault="004277BF" w:rsidP="00C5751A">
      <w:pPr>
        <w:spacing w:line="360" w:lineRule="auto"/>
        <w:jc w:val="center"/>
        <w:rPr>
          <w:rFonts w:cs="Times New Roman"/>
          <w:sz w:val="28"/>
          <w:szCs w:val="28"/>
        </w:rPr>
      </w:pPr>
    </w:p>
    <w:p w14:paraId="3D8A508A" w14:textId="77777777"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Tên giao diện : Quản lý hóa đơn xuất hàng</w:t>
      </w:r>
    </w:p>
    <w:p w14:paraId="7E409160" w14:textId="77777777"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lastRenderedPageBreak/>
        <w:t>Người sử dụng : Quản trị viên</w:t>
      </w:r>
      <w:r w:rsidR="00EA5DEB" w:rsidRPr="00DE2C3C">
        <w:rPr>
          <w:rFonts w:cs="Times New Roman"/>
          <w:sz w:val="28"/>
          <w:szCs w:val="28"/>
        </w:rPr>
        <w:t>, Nhân viên</w:t>
      </w:r>
    </w:p>
    <w:p w14:paraId="0E160883" w14:textId="77777777"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Các thao tác : Tìm kiếm hóa đơn xuất hàng theo mã hóa đơn và theo ngày, thêm hóa đơn xuất hàng, xem chi tiết hóa đơn xuất hàng</w:t>
      </w:r>
    </w:p>
    <w:p w14:paraId="7E514E25" w14:textId="77777777" w:rsidR="004277BF" w:rsidRPr="00DE2C3C" w:rsidRDefault="004277BF" w:rsidP="00C5751A">
      <w:pPr>
        <w:pStyle w:val="ListParagraph"/>
        <w:numPr>
          <w:ilvl w:val="0"/>
          <w:numId w:val="21"/>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102FE95D" w14:textId="77777777" w:rsidR="00ED6E00" w:rsidRPr="00DE2C3C" w:rsidRDefault="00ED6E00" w:rsidP="00C5751A">
      <w:pPr>
        <w:spacing w:line="360" w:lineRule="auto"/>
        <w:rPr>
          <w:rFonts w:cs="Times New Roman"/>
          <w:sz w:val="28"/>
          <w:szCs w:val="28"/>
        </w:rPr>
      </w:pPr>
    </w:p>
    <w:p w14:paraId="19185B72" w14:textId="77777777" w:rsidR="00ED6E00" w:rsidRPr="00DE2C3C" w:rsidRDefault="0038389E" w:rsidP="00C5751A">
      <w:pPr>
        <w:pStyle w:val="Heading3"/>
        <w:spacing w:line="360" w:lineRule="auto"/>
        <w:rPr>
          <w:rFonts w:ascii="Times New Roman" w:hAnsi="Times New Roman" w:cs="Times New Roman"/>
          <w:sz w:val="28"/>
          <w:szCs w:val="28"/>
        </w:rPr>
      </w:pPr>
      <w:bookmarkStart w:id="79" w:name="_Toc495177879"/>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2.9. </w:t>
      </w:r>
      <w:r w:rsidR="00ED6E00" w:rsidRPr="00DE2C3C">
        <w:rPr>
          <w:rFonts w:ascii="Times New Roman" w:hAnsi="Times New Roman" w:cs="Times New Roman"/>
          <w:sz w:val="28"/>
          <w:szCs w:val="28"/>
        </w:rPr>
        <w:t>Giao diện thêm hóa đơn xuất hàng</w:t>
      </w:r>
      <w:bookmarkEnd w:id="79"/>
    </w:p>
    <w:p w14:paraId="5678E2E7" w14:textId="77777777" w:rsidR="00ED6E00" w:rsidRPr="00DE2C3C" w:rsidRDefault="00ED6E00" w:rsidP="00C5751A">
      <w:pPr>
        <w:spacing w:line="360" w:lineRule="auto"/>
        <w:rPr>
          <w:rFonts w:cs="Times New Roman"/>
          <w:sz w:val="28"/>
          <w:szCs w:val="28"/>
        </w:rPr>
      </w:pPr>
    </w:p>
    <w:p w14:paraId="76A5A47C"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1722B0F0" wp14:editId="28EA9B31">
            <wp:extent cx="5934075" cy="2952750"/>
            <wp:effectExtent l="0" t="0" r="9525" b="0"/>
            <wp:docPr id="11" name="Picture 11" descr="C:\Users\vuhoa\AppData\Local\Microsoft\Windows\INetCache\Content.Word\them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vuhoa\AppData\Local\Microsoft\Windows\INetCache\Content.Word\themhoadonxuathan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BA430D1" w14:textId="77777777" w:rsidR="006108FE" w:rsidRPr="00DE2C3C" w:rsidRDefault="00FA19AF" w:rsidP="00C5751A">
      <w:pPr>
        <w:spacing w:line="360" w:lineRule="auto"/>
        <w:jc w:val="center"/>
        <w:rPr>
          <w:rFonts w:cs="Times New Roman"/>
          <w:szCs w:val="24"/>
        </w:rPr>
      </w:pPr>
      <w:r w:rsidRPr="00DE2C3C">
        <w:rPr>
          <w:rFonts w:cs="Times New Roman"/>
          <w:szCs w:val="24"/>
        </w:rPr>
        <w:t>Hình 4.9</w:t>
      </w:r>
      <w:r w:rsidR="006108FE" w:rsidRPr="00DE2C3C">
        <w:rPr>
          <w:rFonts w:cs="Times New Roman"/>
          <w:szCs w:val="24"/>
        </w:rPr>
        <w:t>. Giao diện thêm hóa đơn xuất hàng</w:t>
      </w:r>
    </w:p>
    <w:p w14:paraId="74F1A0DB" w14:textId="77777777" w:rsidR="006108FE" w:rsidRPr="00DE2C3C" w:rsidRDefault="006108FE" w:rsidP="00C5751A">
      <w:pPr>
        <w:spacing w:line="360" w:lineRule="auto"/>
        <w:jc w:val="center"/>
        <w:rPr>
          <w:rFonts w:cs="Times New Roman"/>
          <w:sz w:val="28"/>
          <w:szCs w:val="28"/>
        </w:rPr>
      </w:pPr>
    </w:p>
    <w:p w14:paraId="74B4F714" w14:textId="77777777"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Tên giao diện : Thêm hóa đơn xuất hàng</w:t>
      </w:r>
    </w:p>
    <w:p w14:paraId="5D77AE7A" w14:textId="77777777"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14:paraId="536D7408" w14:textId="77777777"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Các thao tác : Nhập thông tin khách hàng, nhập cây khách hàng đã mua và số lượng vào trong hóa đơn sau đó ấn đồng bộ khách hàng rồi đến xuất hóa đơn</w:t>
      </w:r>
    </w:p>
    <w:p w14:paraId="29093E75" w14:textId="77777777" w:rsidR="006108FE" w:rsidRPr="00DE2C3C" w:rsidRDefault="006108FE" w:rsidP="00C5751A">
      <w:pPr>
        <w:pStyle w:val="ListParagraph"/>
        <w:numPr>
          <w:ilvl w:val="0"/>
          <w:numId w:val="22"/>
        </w:numPr>
        <w:spacing w:line="360" w:lineRule="auto"/>
        <w:rPr>
          <w:rFonts w:cs="Times New Roman"/>
          <w:sz w:val="28"/>
          <w:szCs w:val="28"/>
        </w:rPr>
      </w:pPr>
      <w:r w:rsidRPr="00DE2C3C">
        <w:rPr>
          <w:rFonts w:cs="Times New Roman"/>
          <w:sz w:val="28"/>
          <w:szCs w:val="28"/>
        </w:rPr>
        <w:t xml:space="preserve">Kết quả : Nếu thông tin khách hàng nhập vào hợp lệ, chương trình sẽ đồng bộ thông tin khách hàng vào trong hệ thống, ngược lại chương trình </w:t>
      </w:r>
      <w:r w:rsidRPr="00DE2C3C">
        <w:rPr>
          <w:rFonts w:cs="Times New Roman"/>
          <w:sz w:val="28"/>
          <w:szCs w:val="28"/>
        </w:rPr>
        <w:lastRenderedPageBreak/>
        <w:t>sẽ hiển thị thông báo đồng bộ khách hàng thất bại và lý do. Nếu đồng bộ khách hàng thành công, thông tin về cây và số lượng khách hàng mua cũng hợp lệ, hệ thống sẽ ghi nhận thông tin hóa đơn vào trong cơ sở dữ liệu và xuất hóa đơn ra file PDF. Nếu trong trường hợp thông tin hóa đơn không hợp lệ, hệ thống sẽ đưa ra thông báo lý do không hợp  lệ</w:t>
      </w:r>
    </w:p>
    <w:p w14:paraId="62ADE964" w14:textId="77777777" w:rsidR="00ED6E00" w:rsidRPr="00DE2C3C" w:rsidRDefault="00ED6E00" w:rsidP="00C5751A">
      <w:pPr>
        <w:spacing w:line="360" w:lineRule="auto"/>
        <w:rPr>
          <w:rFonts w:cs="Times New Roman"/>
          <w:sz w:val="28"/>
          <w:szCs w:val="28"/>
        </w:rPr>
      </w:pPr>
    </w:p>
    <w:p w14:paraId="44DF87D4" w14:textId="77777777" w:rsidR="00ED6E00" w:rsidRPr="00DE2C3C" w:rsidRDefault="0038389E" w:rsidP="00C5751A">
      <w:pPr>
        <w:pStyle w:val="Heading3"/>
        <w:spacing w:line="360" w:lineRule="auto"/>
        <w:rPr>
          <w:rFonts w:ascii="Times New Roman" w:hAnsi="Times New Roman" w:cs="Times New Roman"/>
          <w:sz w:val="28"/>
          <w:szCs w:val="28"/>
        </w:rPr>
      </w:pPr>
      <w:bookmarkStart w:id="80" w:name="_Toc495177880"/>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2.10. </w:t>
      </w:r>
      <w:r w:rsidR="00ED6E00" w:rsidRPr="00DE2C3C">
        <w:rPr>
          <w:rFonts w:ascii="Times New Roman" w:hAnsi="Times New Roman" w:cs="Times New Roman"/>
          <w:sz w:val="28"/>
          <w:szCs w:val="28"/>
        </w:rPr>
        <w:t>Giao diện chi tiết hóa đơn xuất hàng</w:t>
      </w:r>
      <w:bookmarkEnd w:id="80"/>
    </w:p>
    <w:p w14:paraId="4E6ABC70" w14:textId="77777777" w:rsidR="00ED6E00" w:rsidRPr="00DE2C3C" w:rsidRDefault="00ED6E00" w:rsidP="00C5751A">
      <w:pPr>
        <w:spacing w:line="360" w:lineRule="auto"/>
        <w:rPr>
          <w:rFonts w:cs="Times New Roman"/>
          <w:sz w:val="28"/>
          <w:szCs w:val="28"/>
        </w:rPr>
      </w:pPr>
    </w:p>
    <w:p w14:paraId="6FCBE828"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4B505C86" wp14:editId="64FA6395">
            <wp:extent cx="5943600" cy="3038475"/>
            <wp:effectExtent l="0" t="0" r="0" b="9525"/>
            <wp:docPr id="10" name="Picture 10" descr="C:\Users\vuhoa\AppData\Local\Microsoft\Windows\INetCache\Content.Word\chitiethoadonxu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vuhoa\AppData\Local\Microsoft\Windows\INetCache\Content.Word\chitiethoadonxuatha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C962DB4" w14:textId="77777777" w:rsidR="006108FE" w:rsidRPr="00DE2C3C" w:rsidRDefault="00FA19AF" w:rsidP="00C5751A">
      <w:pPr>
        <w:spacing w:line="360" w:lineRule="auto"/>
        <w:jc w:val="center"/>
        <w:rPr>
          <w:rFonts w:cs="Times New Roman"/>
          <w:szCs w:val="24"/>
        </w:rPr>
      </w:pPr>
      <w:r w:rsidRPr="00DE2C3C">
        <w:rPr>
          <w:rFonts w:cs="Times New Roman"/>
          <w:szCs w:val="24"/>
        </w:rPr>
        <w:t>Hình 4.10</w:t>
      </w:r>
      <w:r w:rsidR="006108FE" w:rsidRPr="00DE2C3C">
        <w:rPr>
          <w:rFonts w:cs="Times New Roman"/>
          <w:szCs w:val="24"/>
        </w:rPr>
        <w:t>. Giao diện chi tiết hóa đơn xuất hàng</w:t>
      </w:r>
    </w:p>
    <w:p w14:paraId="2864573E" w14:textId="77777777" w:rsidR="006108FE" w:rsidRPr="00DE2C3C" w:rsidRDefault="006108FE" w:rsidP="00C5751A">
      <w:pPr>
        <w:spacing w:line="360" w:lineRule="auto"/>
        <w:jc w:val="center"/>
        <w:rPr>
          <w:rFonts w:cs="Times New Roman"/>
          <w:sz w:val="28"/>
          <w:szCs w:val="28"/>
        </w:rPr>
      </w:pPr>
    </w:p>
    <w:p w14:paraId="2C739AF3" w14:textId="77777777"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Tên giao diện : Xem chi tiết hóa đơn xuất hàng</w:t>
      </w:r>
    </w:p>
    <w:p w14:paraId="6A0C234F" w14:textId="77777777"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Người sử dụng : Quản trị viên</w:t>
      </w:r>
      <w:r w:rsidR="00EA5DEB" w:rsidRPr="00DE2C3C">
        <w:rPr>
          <w:rFonts w:cs="Times New Roman"/>
          <w:sz w:val="28"/>
          <w:szCs w:val="28"/>
        </w:rPr>
        <w:t>, Nhân viên</w:t>
      </w:r>
    </w:p>
    <w:p w14:paraId="6EB36F07" w14:textId="77777777"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Các thao tác : </w:t>
      </w:r>
      <w:r w:rsidR="00EA5DEB" w:rsidRPr="00DE2C3C">
        <w:rPr>
          <w:rFonts w:cs="Times New Roman"/>
          <w:sz w:val="28"/>
          <w:szCs w:val="28"/>
        </w:rPr>
        <w:t>Không có</w:t>
      </w:r>
    </w:p>
    <w:p w14:paraId="74B75DDF" w14:textId="77777777" w:rsidR="006108FE" w:rsidRPr="00DE2C3C" w:rsidRDefault="006108FE" w:rsidP="00C5751A">
      <w:pPr>
        <w:pStyle w:val="ListParagraph"/>
        <w:numPr>
          <w:ilvl w:val="0"/>
          <w:numId w:val="23"/>
        </w:numPr>
        <w:spacing w:line="360" w:lineRule="auto"/>
        <w:rPr>
          <w:rFonts w:cs="Times New Roman"/>
          <w:sz w:val="28"/>
          <w:szCs w:val="28"/>
        </w:rPr>
      </w:pPr>
      <w:r w:rsidRPr="00DE2C3C">
        <w:rPr>
          <w:rFonts w:cs="Times New Roman"/>
          <w:sz w:val="28"/>
          <w:szCs w:val="28"/>
        </w:rPr>
        <w:t xml:space="preserve">Kết quả : </w:t>
      </w:r>
      <w:r w:rsidR="00EA5DEB" w:rsidRPr="00DE2C3C">
        <w:rPr>
          <w:rFonts w:cs="Times New Roman"/>
          <w:sz w:val="28"/>
          <w:szCs w:val="28"/>
        </w:rPr>
        <w:t>Không có</w:t>
      </w:r>
    </w:p>
    <w:p w14:paraId="39991771" w14:textId="77777777" w:rsidR="00ED6E00" w:rsidRPr="00DE2C3C" w:rsidRDefault="00ED6E00" w:rsidP="00C5751A">
      <w:pPr>
        <w:spacing w:line="360" w:lineRule="auto"/>
        <w:rPr>
          <w:rFonts w:cs="Times New Roman"/>
          <w:sz w:val="28"/>
          <w:szCs w:val="28"/>
        </w:rPr>
      </w:pPr>
    </w:p>
    <w:p w14:paraId="41252563" w14:textId="77777777" w:rsidR="00ED6E00" w:rsidRPr="00DE2C3C" w:rsidRDefault="0038389E" w:rsidP="00C5751A">
      <w:pPr>
        <w:pStyle w:val="Heading3"/>
        <w:spacing w:line="360" w:lineRule="auto"/>
        <w:rPr>
          <w:rFonts w:ascii="Times New Roman" w:hAnsi="Times New Roman" w:cs="Times New Roman"/>
          <w:sz w:val="28"/>
          <w:szCs w:val="28"/>
        </w:rPr>
      </w:pPr>
      <w:bookmarkStart w:id="81" w:name="_Toc495177881"/>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2.11. </w:t>
      </w:r>
      <w:r w:rsidR="00ED6E00" w:rsidRPr="00DE2C3C">
        <w:rPr>
          <w:rFonts w:ascii="Times New Roman" w:hAnsi="Times New Roman" w:cs="Times New Roman"/>
          <w:sz w:val="28"/>
          <w:szCs w:val="28"/>
        </w:rPr>
        <w:t>Giao diện quản lý nhà cung cấp</w:t>
      </w:r>
      <w:bookmarkEnd w:id="81"/>
    </w:p>
    <w:p w14:paraId="491830EA" w14:textId="77777777" w:rsidR="00ED6E00" w:rsidRPr="00DE2C3C" w:rsidRDefault="00ED6E00" w:rsidP="00C5751A">
      <w:pPr>
        <w:spacing w:line="360" w:lineRule="auto"/>
        <w:rPr>
          <w:rFonts w:cs="Times New Roman"/>
          <w:sz w:val="28"/>
          <w:szCs w:val="28"/>
        </w:rPr>
      </w:pPr>
    </w:p>
    <w:p w14:paraId="401954B4"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74CB4256" wp14:editId="34BCDD12">
            <wp:extent cx="5943600" cy="3114675"/>
            <wp:effectExtent l="0" t="0" r="0" b="9525"/>
            <wp:docPr id="9" name="Picture 9" descr="C:\Users\vuhoa\AppData\Local\Microsoft\Windows\INetCache\Content.Word\quanly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vuhoa\AppData\Local\Microsoft\Windows\INetCache\Content.Word\quanlynhacungca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26D3531C" w14:textId="77777777" w:rsidR="00EA5DEB" w:rsidRPr="00DE2C3C" w:rsidRDefault="00FA19AF" w:rsidP="00C5751A">
      <w:pPr>
        <w:spacing w:line="360" w:lineRule="auto"/>
        <w:jc w:val="center"/>
        <w:rPr>
          <w:rFonts w:cs="Times New Roman"/>
          <w:szCs w:val="24"/>
        </w:rPr>
      </w:pPr>
      <w:r w:rsidRPr="00DE2C3C">
        <w:rPr>
          <w:rFonts w:cs="Times New Roman"/>
          <w:szCs w:val="24"/>
        </w:rPr>
        <w:t>Hình 4.11</w:t>
      </w:r>
      <w:r w:rsidR="00EA5DEB" w:rsidRPr="00DE2C3C">
        <w:rPr>
          <w:rFonts w:cs="Times New Roman"/>
          <w:szCs w:val="24"/>
        </w:rPr>
        <w:t>. Giao diện quản lý nhà cung cấp</w:t>
      </w:r>
    </w:p>
    <w:p w14:paraId="14282B39" w14:textId="77777777" w:rsidR="00EA5DEB" w:rsidRPr="00DE2C3C" w:rsidRDefault="00EA5DEB" w:rsidP="00C5751A">
      <w:pPr>
        <w:spacing w:line="360" w:lineRule="auto"/>
        <w:jc w:val="center"/>
        <w:rPr>
          <w:rFonts w:cs="Times New Roman"/>
          <w:sz w:val="28"/>
          <w:szCs w:val="28"/>
        </w:rPr>
      </w:pPr>
    </w:p>
    <w:p w14:paraId="640ED936" w14:textId="77777777"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Tên giao diện : Quản lý nhà cung cấp</w:t>
      </w:r>
    </w:p>
    <w:p w14:paraId="28AFCC9A" w14:textId="77777777"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Người sử dụng : Quản trị viên</w:t>
      </w:r>
    </w:p>
    <w:p w14:paraId="7B48FD91" w14:textId="77777777"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Các thao tác : Thêm nhà cung cấp , sửa nhà cung cấp, xóa nhà cung cấp và tìm kiếm nhà cung cấp</w:t>
      </w:r>
    </w:p>
    <w:p w14:paraId="3A34AAC6" w14:textId="77777777" w:rsidR="00EA5DEB" w:rsidRPr="00DE2C3C" w:rsidRDefault="00EA5DEB" w:rsidP="00C5751A">
      <w:pPr>
        <w:pStyle w:val="ListParagraph"/>
        <w:numPr>
          <w:ilvl w:val="0"/>
          <w:numId w:val="24"/>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11883497" w14:textId="77777777" w:rsidR="00ED6E00" w:rsidRPr="00DE2C3C" w:rsidRDefault="00ED6E00" w:rsidP="00C5751A">
      <w:pPr>
        <w:spacing w:line="360" w:lineRule="auto"/>
        <w:rPr>
          <w:rFonts w:cs="Times New Roman"/>
          <w:sz w:val="28"/>
          <w:szCs w:val="28"/>
        </w:rPr>
      </w:pPr>
    </w:p>
    <w:p w14:paraId="31564359" w14:textId="77777777" w:rsidR="00ED6E00" w:rsidRPr="00DE2C3C" w:rsidRDefault="0038389E" w:rsidP="00C5751A">
      <w:pPr>
        <w:pStyle w:val="Heading3"/>
        <w:spacing w:line="360" w:lineRule="auto"/>
        <w:rPr>
          <w:rFonts w:ascii="Times New Roman" w:hAnsi="Times New Roman" w:cs="Times New Roman"/>
          <w:sz w:val="28"/>
          <w:szCs w:val="28"/>
        </w:rPr>
      </w:pPr>
      <w:bookmarkStart w:id="82" w:name="_Toc495177882"/>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2.12. </w:t>
      </w:r>
      <w:r w:rsidR="00ED6E00" w:rsidRPr="00DE2C3C">
        <w:rPr>
          <w:rFonts w:ascii="Times New Roman" w:hAnsi="Times New Roman" w:cs="Times New Roman"/>
          <w:sz w:val="28"/>
          <w:szCs w:val="28"/>
        </w:rPr>
        <w:t>Giao diện thêm nhà cung cấp</w:t>
      </w:r>
      <w:bookmarkEnd w:id="82"/>
    </w:p>
    <w:p w14:paraId="5562738A" w14:textId="77777777" w:rsidR="00ED6E00" w:rsidRPr="00DE2C3C" w:rsidRDefault="00ED6E00" w:rsidP="00C5751A">
      <w:pPr>
        <w:spacing w:line="360" w:lineRule="auto"/>
        <w:rPr>
          <w:rFonts w:cs="Times New Roman"/>
          <w:sz w:val="28"/>
          <w:szCs w:val="28"/>
        </w:rPr>
      </w:pPr>
    </w:p>
    <w:p w14:paraId="3CF7568A"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4C79D0E2" wp14:editId="784F43AB">
            <wp:extent cx="4819650" cy="3238500"/>
            <wp:effectExtent l="0" t="0" r="0" b="0"/>
            <wp:docPr id="8" name="Picture 8" descr="C:\Users\vuhoa\AppData\Local\Microsoft\Windows\INetCache\Content.Word\the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vuhoa\AppData\Local\Microsoft\Windows\INetCache\Content.Word\themnhacungca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14:paraId="77BFCB10" w14:textId="77777777" w:rsidR="00EA5DEB" w:rsidRPr="00DE2C3C" w:rsidRDefault="00FA19AF" w:rsidP="00C5751A">
      <w:pPr>
        <w:spacing w:line="360" w:lineRule="auto"/>
        <w:jc w:val="center"/>
        <w:rPr>
          <w:rFonts w:cs="Times New Roman"/>
          <w:szCs w:val="24"/>
        </w:rPr>
      </w:pPr>
      <w:r w:rsidRPr="00DE2C3C">
        <w:rPr>
          <w:rFonts w:cs="Times New Roman"/>
          <w:szCs w:val="24"/>
        </w:rPr>
        <w:t>Hình 4.12</w:t>
      </w:r>
      <w:r w:rsidR="00EA5DEB" w:rsidRPr="00DE2C3C">
        <w:rPr>
          <w:rFonts w:cs="Times New Roman"/>
          <w:szCs w:val="24"/>
        </w:rPr>
        <w:t>. Giao diện thêm nhà cung cấp</w:t>
      </w:r>
    </w:p>
    <w:p w14:paraId="13DE2A56" w14:textId="77777777" w:rsidR="00EA5DEB" w:rsidRPr="00DE2C3C" w:rsidRDefault="00EA5DEB" w:rsidP="00C5751A">
      <w:pPr>
        <w:spacing w:line="360" w:lineRule="auto"/>
        <w:jc w:val="center"/>
        <w:rPr>
          <w:rFonts w:cs="Times New Roman"/>
          <w:sz w:val="28"/>
          <w:szCs w:val="28"/>
        </w:rPr>
      </w:pPr>
    </w:p>
    <w:p w14:paraId="4D0AF318" w14:textId="77777777"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Tên giao diện : Thêm nhà cung cấp</w:t>
      </w:r>
    </w:p>
    <w:p w14:paraId="381CAEFE" w14:textId="77777777"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Người sử dụng : Quản trị viên</w:t>
      </w:r>
    </w:p>
    <w:p w14:paraId="3F7226DB" w14:textId="77777777"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Các thao tác : Nhập thông tin về nhà cung cấp cần tạo sau đó ấn thêm nhà cung cấp</w:t>
      </w:r>
    </w:p>
    <w:p w14:paraId="19497E92" w14:textId="77777777" w:rsidR="00EA5DEB" w:rsidRPr="00DE2C3C" w:rsidRDefault="00EA5DEB" w:rsidP="00C5751A">
      <w:pPr>
        <w:pStyle w:val="ListParagraph"/>
        <w:numPr>
          <w:ilvl w:val="0"/>
          <w:numId w:val="25"/>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nhà cung cấp mới vào trong hệ thống và hiển thị thông báo thành công. Nếu thêm nhà cung cấp không thành công, hệ thống sẽ hiển thị thông báo thêm nhà cung cấp thất bại kèm lý do thông tin nhà cung cấp không hợp lệ</w:t>
      </w:r>
    </w:p>
    <w:p w14:paraId="338966CE" w14:textId="77777777" w:rsidR="00ED6E00" w:rsidRPr="00DE2C3C" w:rsidRDefault="00ED6E00" w:rsidP="00C5751A">
      <w:pPr>
        <w:spacing w:line="360" w:lineRule="auto"/>
        <w:rPr>
          <w:rFonts w:cs="Times New Roman"/>
          <w:sz w:val="28"/>
          <w:szCs w:val="28"/>
        </w:rPr>
      </w:pPr>
    </w:p>
    <w:p w14:paraId="3939B66B" w14:textId="77777777" w:rsidR="00ED6E00" w:rsidRPr="00DE2C3C" w:rsidRDefault="0038389E" w:rsidP="00C5751A">
      <w:pPr>
        <w:pStyle w:val="Heading3"/>
        <w:spacing w:line="360" w:lineRule="auto"/>
        <w:rPr>
          <w:rFonts w:ascii="Times New Roman" w:hAnsi="Times New Roman" w:cs="Times New Roman"/>
          <w:sz w:val="28"/>
          <w:szCs w:val="28"/>
        </w:rPr>
      </w:pPr>
      <w:bookmarkStart w:id="83" w:name="_Toc495177883"/>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2.13. </w:t>
      </w:r>
      <w:r w:rsidR="00ED6E00" w:rsidRPr="00DE2C3C">
        <w:rPr>
          <w:rFonts w:ascii="Times New Roman" w:hAnsi="Times New Roman" w:cs="Times New Roman"/>
          <w:sz w:val="28"/>
          <w:szCs w:val="28"/>
        </w:rPr>
        <w:t>Giao diện sửa nhà cung cấp</w:t>
      </w:r>
      <w:bookmarkEnd w:id="83"/>
    </w:p>
    <w:p w14:paraId="7617E895" w14:textId="77777777" w:rsidR="00ED6E00" w:rsidRPr="00DE2C3C" w:rsidRDefault="00ED6E00" w:rsidP="00C5751A">
      <w:pPr>
        <w:spacing w:line="360" w:lineRule="auto"/>
        <w:rPr>
          <w:rFonts w:cs="Times New Roman"/>
          <w:sz w:val="28"/>
          <w:szCs w:val="28"/>
        </w:rPr>
      </w:pPr>
    </w:p>
    <w:p w14:paraId="0E42816F"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13E3E199" wp14:editId="28526268">
            <wp:extent cx="4819650" cy="3238500"/>
            <wp:effectExtent l="0" t="0" r="0" b="0"/>
            <wp:docPr id="7" name="Picture 7" descr="C:\Users\vuhoa\AppData\Local\Microsoft\Windows\INetCache\Content.Word\sua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vuhoa\AppData\Local\Microsoft\Windows\INetCache\Content.Word\suanhacungcap.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3238500"/>
                    </a:xfrm>
                    <a:prstGeom prst="rect">
                      <a:avLst/>
                    </a:prstGeom>
                    <a:noFill/>
                    <a:ln>
                      <a:noFill/>
                    </a:ln>
                  </pic:spPr>
                </pic:pic>
              </a:graphicData>
            </a:graphic>
          </wp:inline>
        </w:drawing>
      </w:r>
    </w:p>
    <w:p w14:paraId="286C48FB" w14:textId="77777777" w:rsidR="00EA5DEB" w:rsidRPr="00DE2C3C" w:rsidRDefault="00FA19AF" w:rsidP="00C5751A">
      <w:pPr>
        <w:spacing w:line="360" w:lineRule="auto"/>
        <w:jc w:val="center"/>
        <w:rPr>
          <w:rFonts w:cs="Times New Roman"/>
          <w:szCs w:val="24"/>
        </w:rPr>
      </w:pPr>
      <w:r w:rsidRPr="00DE2C3C">
        <w:rPr>
          <w:rFonts w:cs="Times New Roman"/>
          <w:szCs w:val="24"/>
        </w:rPr>
        <w:t>Hình 4.13</w:t>
      </w:r>
      <w:r w:rsidR="00EA5DEB" w:rsidRPr="00DE2C3C">
        <w:rPr>
          <w:rFonts w:cs="Times New Roman"/>
          <w:szCs w:val="24"/>
        </w:rPr>
        <w:t>. Giao diện sửa nhà cung cấp</w:t>
      </w:r>
    </w:p>
    <w:p w14:paraId="5D388DDD" w14:textId="77777777" w:rsidR="00EA5DEB" w:rsidRPr="00DE2C3C" w:rsidRDefault="00EA5DEB" w:rsidP="00C5751A">
      <w:pPr>
        <w:spacing w:line="360" w:lineRule="auto"/>
        <w:jc w:val="center"/>
        <w:rPr>
          <w:rFonts w:cs="Times New Roman"/>
          <w:sz w:val="28"/>
          <w:szCs w:val="28"/>
        </w:rPr>
      </w:pPr>
    </w:p>
    <w:p w14:paraId="5DA73877" w14:textId="77777777"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Tên giao diện : Sửa nhà cung cấp</w:t>
      </w:r>
    </w:p>
    <w:p w14:paraId="732E1D9F" w14:textId="77777777"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Người sử dụng : Quản trị viên</w:t>
      </w:r>
    </w:p>
    <w:p w14:paraId="4B334849" w14:textId="77777777" w:rsidR="00EA5DEB"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Các thao tác : Nhập thông tin vào các trường cần sửa sau đó ấn sửa nhóm nhà cung cấp</w:t>
      </w:r>
    </w:p>
    <w:p w14:paraId="0968E52D" w14:textId="77777777" w:rsidR="00ED6E00" w:rsidRPr="00DE2C3C" w:rsidRDefault="00EA5DEB" w:rsidP="00C5751A">
      <w:pPr>
        <w:pStyle w:val="ListParagraph"/>
        <w:numPr>
          <w:ilvl w:val="0"/>
          <w:numId w:val="26"/>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nhà cung cấp ở trong hệ thống và hiển thị thông báo thành công. Nếu sửa nhà cung cấp không thành công, hệ thống sẽ hiển thị thông báo sửa nhà cung cấp thất bại kèm lý do thông tin nhà cung cấp không hợp lệ</w:t>
      </w:r>
    </w:p>
    <w:p w14:paraId="182C9BDC" w14:textId="77777777" w:rsidR="00EA5DEB" w:rsidRPr="00DE2C3C" w:rsidRDefault="00EA5DEB" w:rsidP="00C5751A">
      <w:pPr>
        <w:spacing w:line="360" w:lineRule="auto"/>
        <w:rPr>
          <w:rFonts w:cs="Times New Roman"/>
          <w:sz w:val="28"/>
          <w:szCs w:val="28"/>
        </w:rPr>
      </w:pPr>
    </w:p>
    <w:p w14:paraId="0263F65B" w14:textId="77777777" w:rsidR="00ED6E00" w:rsidRPr="00DE2C3C" w:rsidRDefault="0038389E" w:rsidP="00C5751A">
      <w:pPr>
        <w:pStyle w:val="Heading3"/>
        <w:spacing w:line="360" w:lineRule="auto"/>
        <w:rPr>
          <w:rFonts w:ascii="Times New Roman" w:hAnsi="Times New Roman" w:cs="Times New Roman"/>
          <w:sz w:val="28"/>
          <w:szCs w:val="28"/>
        </w:rPr>
      </w:pPr>
      <w:bookmarkStart w:id="84" w:name="_Toc495177884"/>
      <w:r>
        <w:rPr>
          <w:rFonts w:ascii="Times New Roman" w:hAnsi="Times New Roman" w:cs="Times New Roman"/>
          <w:sz w:val="28"/>
          <w:szCs w:val="28"/>
        </w:rPr>
        <w:t>5</w:t>
      </w:r>
      <w:r w:rsidR="00AB1C61" w:rsidRPr="00DE2C3C">
        <w:rPr>
          <w:rFonts w:ascii="Times New Roman" w:hAnsi="Times New Roman" w:cs="Times New Roman"/>
          <w:sz w:val="28"/>
          <w:szCs w:val="28"/>
        </w:rPr>
        <w:t>.</w:t>
      </w:r>
      <w:r w:rsidR="003007B7" w:rsidRPr="00DE2C3C">
        <w:rPr>
          <w:rFonts w:ascii="Times New Roman" w:hAnsi="Times New Roman" w:cs="Times New Roman"/>
          <w:sz w:val="28"/>
          <w:szCs w:val="28"/>
        </w:rPr>
        <w:t xml:space="preserve">2.14. </w:t>
      </w:r>
      <w:r w:rsidR="00ED6E00" w:rsidRPr="00DE2C3C">
        <w:rPr>
          <w:rFonts w:ascii="Times New Roman" w:hAnsi="Times New Roman" w:cs="Times New Roman"/>
          <w:sz w:val="28"/>
          <w:szCs w:val="28"/>
        </w:rPr>
        <w:t>Giao diện quản lý nhập hàng</w:t>
      </w:r>
      <w:bookmarkEnd w:id="84"/>
    </w:p>
    <w:p w14:paraId="4FEEB3B6" w14:textId="77777777" w:rsidR="00ED6E00" w:rsidRPr="00DE2C3C" w:rsidRDefault="00ED6E00" w:rsidP="00C5751A">
      <w:pPr>
        <w:spacing w:line="360" w:lineRule="auto"/>
        <w:rPr>
          <w:rFonts w:cs="Times New Roman"/>
          <w:sz w:val="28"/>
          <w:szCs w:val="28"/>
        </w:rPr>
      </w:pPr>
    </w:p>
    <w:p w14:paraId="13711EDF"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7B95EF9E" wp14:editId="4216774F">
            <wp:extent cx="5943600" cy="3124200"/>
            <wp:effectExtent l="0" t="0" r="0" b="0"/>
            <wp:docPr id="6" name="Picture 6" descr="C:\Users\vuhoa\AppData\Local\Microsoft\Windows\INetCache\Content.Word\quanli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vuhoa\AppData\Local\Microsoft\Windows\INetCache\Content.Word\quanlinhapha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5B9FBA5" w14:textId="77777777" w:rsidR="006C6536" w:rsidRPr="00DE2C3C" w:rsidRDefault="00FA19AF" w:rsidP="00C5751A">
      <w:pPr>
        <w:spacing w:line="360" w:lineRule="auto"/>
        <w:jc w:val="center"/>
        <w:rPr>
          <w:rFonts w:cs="Times New Roman"/>
          <w:szCs w:val="24"/>
        </w:rPr>
      </w:pPr>
      <w:r w:rsidRPr="00DE2C3C">
        <w:rPr>
          <w:rFonts w:cs="Times New Roman"/>
          <w:szCs w:val="24"/>
        </w:rPr>
        <w:t>Hình 4.14</w:t>
      </w:r>
      <w:r w:rsidR="006C6536" w:rsidRPr="00DE2C3C">
        <w:rPr>
          <w:rFonts w:cs="Times New Roman"/>
          <w:szCs w:val="24"/>
        </w:rPr>
        <w:t>. Giao diện quản lý nhập hàng</w:t>
      </w:r>
    </w:p>
    <w:p w14:paraId="7AF7D057" w14:textId="77777777" w:rsidR="006C6536" w:rsidRPr="00DE2C3C" w:rsidRDefault="006C6536" w:rsidP="00C5751A">
      <w:pPr>
        <w:spacing w:line="360" w:lineRule="auto"/>
        <w:jc w:val="center"/>
        <w:rPr>
          <w:rFonts w:cs="Times New Roman"/>
          <w:sz w:val="28"/>
          <w:szCs w:val="28"/>
        </w:rPr>
      </w:pPr>
    </w:p>
    <w:p w14:paraId="10008CEC" w14:textId="77777777"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Tên giao diện : Quản lý hóa đơn nhập hàng</w:t>
      </w:r>
    </w:p>
    <w:p w14:paraId="002B0232" w14:textId="77777777"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Người sử dụng : Quản trị viên</w:t>
      </w:r>
    </w:p>
    <w:p w14:paraId="0CFFDE15" w14:textId="77777777"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Các thao tác : Tìm kiếm hóa đơn nhập hàng theo mã hóa đơn và theo ngày, thêm hóa đơn nhập hàng, xem chi tiết hóa đơn nhập hàng</w:t>
      </w:r>
    </w:p>
    <w:p w14:paraId="4EF77BA9" w14:textId="77777777" w:rsidR="006C6536" w:rsidRPr="00DE2C3C" w:rsidRDefault="006C6536" w:rsidP="00C5751A">
      <w:pPr>
        <w:pStyle w:val="ListParagraph"/>
        <w:numPr>
          <w:ilvl w:val="0"/>
          <w:numId w:val="27"/>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074FD4CF" w14:textId="77777777" w:rsidR="00ED6E00" w:rsidRPr="00DE2C3C" w:rsidRDefault="00ED6E00" w:rsidP="00C5751A">
      <w:pPr>
        <w:spacing w:line="360" w:lineRule="auto"/>
        <w:rPr>
          <w:rFonts w:cs="Times New Roman"/>
          <w:sz w:val="28"/>
          <w:szCs w:val="28"/>
        </w:rPr>
      </w:pPr>
    </w:p>
    <w:p w14:paraId="1CA3CC43" w14:textId="77777777" w:rsidR="00ED6E00" w:rsidRPr="00DE2C3C" w:rsidRDefault="0038389E" w:rsidP="00C5751A">
      <w:pPr>
        <w:pStyle w:val="Heading3"/>
        <w:spacing w:line="360" w:lineRule="auto"/>
        <w:rPr>
          <w:rFonts w:ascii="Times New Roman" w:hAnsi="Times New Roman" w:cs="Times New Roman"/>
          <w:sz w:val="28"/>
          <w:szCs w:val="28"/>
        </w:rPr>
      </w:pPr>
      <w:bookmarkStart w:id="85" w:name="_Toc495177885"/>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2.15. </w:t>
      </w:r>
      <w:r w:rsidR="00ED6E00" w:rsidRPr="00DE2C3C">
        <w:rPr>
          <w:rFonts w:ascii="Times New Roman" w:hAnsi="Times New Roman" w:cs="Times New Roman"/>
          <w:sz w:val="28"/>
          <w:szCs w:val="28"/>
        </w:rPr>
        <w:t>Giao diện thêm hóa đơn nhập hàng</w:t>
      </w:r>
      <w:bookmarkEnd w:id="85"/>
    </w:p>
    <w:p w14:paraId="52DFEF9E" w14:textId="77777777" w:rsidR="00ED6E00" w:rsidRPr="00DE2C3C" w:rsidRDefault="00ED6E00" w:rsidP="00C5751A">
      <w:pPr>
        <w:spacing w:line="360" w:lineRule="auto"/>
        <w:rPr>
          <w:rFonts w:cs="Times New Roman"/>
          <w:sz w:val="28"/>
          <w:szCs w:val="28"/>
        </w:rPr>
      </w:pPr>
    </w:p>
    <w:p w14:paraId="73F872F6"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72EBF5BA" wp14:editId="613ECD37">
            <wp:extent cx="5886450" cy="4629150"/>
            <wp:effectExtent l="0" t="0" r="0" b="0"/>
            <wp:docPr id="5" name="Picture 5" descr="C:\Users\vuhoa\AppData\Local\Microsoft\Windows\INetCache\Content.Word\them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vuhoa\AppData\Local\Microsoft\Windows\INetCache\Content.Word\themhoadonnhaph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6450" cy="4629150"/>
                    </a:xfrm>
                    <a:prstGeom prst="rect">
                      <a:avLst/>
                    </a:prstGeom>
                    <a:noFill/>
                    <a:ln>
                      <a:noFill/>
                    </a:ln>
                  </pic:spPr>
                </pic:pic>
              </a:graphicData>
            </a:graphic>
          </wp:inline>
        </w:drawing>
      </w:r>
    </w:p>
    <w:p w14:paraId="1D5F3D28" w14:textId="77777777" w:rsidR="006C6536" w:rsidRPr="00DE2C3C" w:rsidRDefault="00FA19AF" w:rsidP="00C5751A">
      <w:pPr>
        <w:spacing w:line="360" w:lineRule="auto"/>
        <w:jc w:val="center"/>
        <w:rPr>
          <w:rFonts w:cs="Times New Roman"/>
          <w:szCs w:val="24"/>
        </w:rPr>
      </w:pPr>
      <w:r w:rsidRPr="00DE2C3C">
        <w:rPr>
          <w:rFonts w:cs="Times New Roman"/>
          <w:szCs w:val="24"/>
        </w:rPr>
        <w:t>Hình 4.15</w:t>
      </w:r>
      <w:r w:rsidR="006C6536" w:rsidRPr="00DE2C3C">
        <w:rPr>
          <w:rFonts w:cs="Times New Roman"/>
          <w:szCs w:val="24"/>
        </w:rPr>
        <w:t>. Giao diện thêm hóa đơn nhập hàng</w:t>
      </w:r>
    </w:p>
    <w:p w14:paraId="69B9EFAF" w14:textId="77777777" w:rsidR="006C6536" w:rsidRPr="00DE2C3C" w:rsidRDefault="006C6536" w:rsidP="00C5751A">
      <w:pPr>
        <w:spacing w:line="360" w:lineRule="auto"/>
        <w:jc w:val="center"/>
        <w:rPr>
          <w:rFonts w:cs="Times New Roman"/>
          <w:sz w:val="28"/>
          <w:szCs w:val="28"/>
        </w:rPr>
      </w:pPr>
    </w:p>
    <w:p w14:paraId="1D2D09B5" w14:textId="77777777"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Tên giao diện : Thêm hóa đơn nhập hàng</w:t>
      </w:r>
    </w:p>
    <w:p w14:paraId="63DA2544" w14:textId="77777777"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Người sử dụng : Quản trị viên</w:t>
      </w:r>
    </w:p>
    <w:p w14:paraId="42D48A9A" w14:textId="77777777"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Các thao tác : Nhập thông tin hóa đơn sau đó ấn thêm hóa đơn</w:t>
      </w:r>
    </w:p>
    <w:p w14:paraId="6ED61B2C" w14:textId="77777777" w:rsidR="006C6536" w:rsidRPr="00DE2C3C" w:rsidRDefault="006C6536" w:rsidP="00C5751A">
      <w:pPr>
        <w:pStyle w:val="ListParagraph"/>
        <w:numPr>
          <w:ilvl w:val="0"/>
          <w:numId w:val="28"/>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hóa đơn nhập hàng hợp lệ, hệ thống sẽ thêm hóa đơn nhập hàng vào trong cơ sở dữ liệu đồng thời hiển thị thông báo thêm hóa đơn nhập hàng thành công</w:t>
      </w:r>
      <w:r w:rsidR="004C692F" w:rsidRPr="00DE2C3C">
        <w:rPr>
          <w:rFonts w:cs="Times New Roman"/>
          <w:sz w:val="28"/>
          <w:szCs w:val="28"/>
        </w:rPr>
        <w:t>. Ngược lại, hệ thống sẽ hiển thị thông báo thêm hóa đơn nhập hàng không thành công kèm theo lý do thông tin không hợp lệ</w:t>
      </w:r>
    </w:p>
    <w:p w14:paraId="26DD5009" w14:textId="77777777" w:rsidR="00ED6E00" w:rsidRPr="00DE2C3C" w:rsidRDefault="00ED6E00" w:rsidP="00C5751A">
      <w:pPr>
        <w:spacing w:line="360" w:lineRule="auto"/>
        <w:rPr>
          <w:rFonts w:cs="Times New Roman"/>
          <w:sz w:val="28"/>
          <w:szCs w:val="28"/>
        </w:rPr>
      </w:pPr>
    </w:p>
    <w:p w14:paraId="13543639" w14:textId="77777777" w:rsidR="00ED6E00" w:rsidRPr="00DE2C3C" w:rsidRDefault="0038389E" w:rsidP="00C5751A">
      <w:pPr>
        <w:pStyle w:val="Heading3"/>
        <w:spacing w:line="360" w:lineRule="auto"/>
        <w:rPr>
          <w:rFonts w:ascii="Times New Roman" w:hAnsi="Times New Roman" w:cs="Times New Roman"/>
          <w:sz w:val="28"/>
          <w:szCs w:val="28"/>
        </w:rPr>
      </w:pPr>
      <w:bookmarkStart w:id="86" w:name="_Toc495177886"/>
      <w:r>
        <w:rPr>
          <w:rFonts w:ascii="Times New Roman" w:hAnsi="Times New Roman" w:cs="Times New Roman"/>
          <w:sz w:val="28"/>
          <w:szCs w:val="28"/>
        </w:rPr>
        <w:lastRenderedPageBreak/>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2.16. </w:t>
      </w:r>
      <w:r w:rsidR="00ED6E00" w:rsidRPr="00DE2C3C">
        <w:rPr>
          <w:rFonts w:ascii="Times New Roman" w:hAnsi="Times New Roman" w:cs="Times New Roman"/>
          <w:sz w:val="28"/>
          <w:szCs w:val="28"/>
        </w:rPr>
        <w:t>Giao diện chi tiết hóa đơn nhập hàng</w:t>
      </w:r>
      <w:bookmarkEnd w:id="86"/>
    </w:p>
    <w:p w14:paraId="20B0F117" w14:textId="77777777" w:rsidR="00ED6E00" w:rsidRPr="00DE2C3C" w:rsidRDefault="00ED6E00" w:rsidP="00C5751A">
      <w:pPr>
        <w:spacing w:line="360" w:lineRule="auto"/>
        <w:rPr>
          <w:rFonts w:cs="Times New Roman"/>
          <w:sz w:val="28"/>
          <w:szCs w:val="28"/>
        </w:rPr>
      </w:pPr>
    </w:p>
    <w:p w14:paraId="3F1DC4AA"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drawing>
          <wp:inline distT="0" distB="0" distL="0" distR="0" wp14:anchorId="41539F81" wp14:editId="401B009D">
            <wp:extent cx="5934075" cy="3057525"/>
            <wp:effectExtent l="0" t="0" r="9525" b="9525"/>
            <wp:docPr id="4" name="Picture 4" descr="C:\Users\vuhoa\AppData\Local\Microsoft\Windows\INetCache\Content.Word\chitiethoadon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uhoa\AppData\Local\Microsoft\Windows\INetCache\Content.Word\chitiethoadonnhaphan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740E8845" w14:textId="77777777" w:rsidR="004C692F" w:rsidRPr="00DE2C3C" w:rsidRDefault="00FA19AF" w:rsidP="00C5751A">
      <w:pPr>
        <w:spacing w:line="360" w:lineRule="auto"/>
        <w:jc w:val="center"/>
        <w:rPr>
          <w:rFonts w:cs="Times New Roman"/>
          <w:szCs w:val="24"/>
        </w:rPr>
      </w:pPr>
      <w:r w:rsidRPr="00DE2C3C">
        <w:rPr>
          <w:rFonts w:cs="Times New Roman"/>
          <w:szCs w:val="24"/>
        </w:rPr>
        <w:t>Hình 4.16</w:t>
      </w:r>
      <w:r w:rsidR="004C692F" w:rsidRPr="00DE2C3C">
        <w:rPr>
          <w:rFonts w:cs="Times New Roman"/>
          <w:szCs w:val="24"/>
        </w:rPr>
        <w:t>. Giao diện chi tiết hóa đơn nhập hàng</w:t>
      </w:r>
    </w:p>
    <w:p w14:paraId="6C8EA916" w14:textId="77777777"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Tên giao diện : Xem chi tiết hóa đơn xuất hàng</w:t>
      </w:r>
    </w:p>
    <w:p w14:paraId="37F9B218" w14:textId="77777777"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Người sử dụng : Quản trị viên, Nhân viên</w:t>
      </w:r>
    </w:p>
    <w:p w14:paraId="01321B5D" w14:textId="77777777"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Các thao tác : Không có</w:t>
      </w:r>
    </w:p>
    <w:p w14:paraId="7A506DB0" w14:textId="77777777" w:rsidR="004C692F" w:rsidRPr="00DE2C3C" w:rsidRDefault="004C692F" w:rsidP="00C5751A">
      <w:pPr>
        <w:pStyle w:val="ListParagraph"/>
        <w:numPr>
          <w:ilvl w:val="0"/>
          <w:numId w:val="29"/>
        </w:numPr>
        <w:spacing w:line="360" w:lineRule="auto"/>
        <w:rPr>
          <w:rFonts w:cs="Times New Roman"/>
          <w:sz w:val="28"/>
          <w:szCs w:val="28"/>
        </w:rPr>
      </w:pPr>
      <w:r w:rsidRPr="00DE2C3C">
        <w:rPr>
          <w:rFonts w:cs="Times New Roman"/>
          <w:sz w:val="28"/>
          <w:szCs w:val="28"/>
        </w:rPr>
        <w:t>Kết quả : Không có</w:t>
      </w:r>
    </w:p>
    <w:p w14:paraId="7A8CEDE6" w14:textId="77777777" w:rsidR="00ED6E00" w:rsidRPr="00DE2C3C" w:rsidRDefault="00ED6E00" w:rsidP="00C5751A">
      <w:pPr>
        <w:spacing w:line="360" w:lineRule="auto"/>
        <w:rPr>
          <w:rFonts w:cs="Times New Roman"/>
          <w:sz w:val="28"/>
          <w:szCs w:val="28"/>
        </w:rPr>
      </w:pPr>
    </w:p>
    <w:p w14:paraId="0B8F8AC4" w14:textId="77777777" w:rsidR="00ED6E00" w:rsidRPr="00DE2C3C" w:rsidRDefault="00FB1049" w:rsidP="00C5751A">
      <w:pPr>
        <w:pStyle w:val="Heading3"/>
        <w:spacing w:line="360" w:lineRule="auto"/>
        <w:rPr>
          <w:rFonts w:ascii="Times New Roman" w:hAnsi="Times New Roman" w:cs="Times New Roman"/>
          <w:sz w:val="28"/>
          <w:szCs w:val="28"/>
        </w:rPr>
      </w:pPr>
      <w:bookmarkStart w:id="87" w:name="_Toc495177887"/>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2.17. </w:t>
      </w:r>
      <w:r w:rsidR="00ED6E00" w:rsidRPr="00DE2C3C">
        <w:rPr>
          <w:rFonts w:ascii="Times New Roman" w:hAnsi="Times New Roman" w:cs="Times New Roman"/>
          <w:sz w:val="28"/>
          <w:szCs w:val="28"/>
        </w:rPr>
        <w:t xml:space="preserve">Giao diện quản lý </w:t>
      </w:r>
      <w:r w:rsidR="006E6898" w:rsidRPr="00DE2C3C">
        <w:rPr>
          <w:rFonts w:ascii="Times New Roman" w:hAnsi="Times New Roman" w:cs="Times New Roman"/>
          <w:sz w:val="28"/>
          <w:szCs w:val="28"/>
        </w:rPr>
        <w:t>nhân viên</w:t>
      </w:r>
      <w:bookmarkEnd w:id="87"/>
    </w:p>
    <w:p w14:paraId="1CCB3E92" w14:textId="77777777" w:rsidR="00ED6E00" w:rsidRPr="00DE2C3C" w:rsidRDefault="00ED6E00" w:rsidP="00C5751A">
      <w:pPr>
        <w:spacing w:line="360" w:lineRule="auto"/>
        <w:rPr>
          <w:rFonts w:cs="Times New Roman"/>
          <w:sz w:val="28"/>
          <w:szCs w:val="28"/>
        </w:rPr>
      </w:pPr>
    </w:p>
    <w:p w14:paraId="3C2C37D0"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66F35E53" wp14:editId="21768772">
            <wp:extent cx="5943600" cy="3124200"/>
            <wp:effectExtent l="0" t="0" r="0" b="0"/>
            <wp:docPr id="3" name="Picture 3" descr="C:\Users\vuhoa\AppData\Local\Microsoft\Windows\INetCache\Content.Word\quanli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vuhoa\AppData\Local\Microsoft\Windows\INetCache\Content.Word\quanlinguoidu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765F910" w14:textId="77777777" w:rsidR="004C692F" w:rsidRPr="00DE2C3C" w:rsidRDefault="00FA19AF" w:rsidP="00C5751A">
      <w:pPr>
        <w:spacing w:line="360" w:lineRule="auto"/>
        <w:jc w:val="center"/>
        <w:rPr>
          <w:rFonts w:cs="Times New Roman"/>
          <w:szCs w:val="24"/>
        </w:rPr>
      </w:pPr>
      <w:r w:rsidRPr="00DE2C3C">
        <w:rPr>
          <w:rFonts w:cs="Times New Roman"/>
          <w:szCs w:val="24"/>
        </w:rPr>
        <w:t>Hình 4.17</w:t>
      </w:r>
      <w:r w:rsidR="004C692F" w:rsidRPr="00DE2C3C">
        <w:rPr>
          <w:rFonts w:cs="Times New Roman"/>
          <w:szCs w:val="24"/>
        </w:rPr>
        <w:t>. Giao diện quản lý nhân viên</w:t>
      </w:r>
    </w:p>
    <w:p w14:paraId="6E108DC3" w14:textId="77777777"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 xml:space="preserve">Tên giao diện : Quản lý </w:t>
      </w:r>
      <w:r w:rsidR="00CA05E4" w:rsidRPr="00DE2C3C">
        <w:rPr>
          <w:rFonts w:cs="Times New Roman"/>
          <w:sz w:val="28"/>
          <w:szCs w:val="28"/>
        </w:rPr>
        <w:t>nhân viên</w:t>
      </w:r>
    </w:p>
    <w:p w14:paraId="0C1B5F77" w14:textId="77777777"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Người sử dụng : Quản trị viên</w:t>
      </w:r>
    </w:p>
    <w:p w14:paraId="112A01D2" w14:textId="77777777"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Các thao tác : Thêm</w:t>
      </w:r>
      <w:r w:rsidR="00CA05E4" w:rsidRPr="00DE2C3C">
        <w:rPr>
          <w:rFonts w:cs="Times New Roman"/>
          <w:sz w:val="28"/>
          <w:szCs w:val="28"/>
        </w:rPr>
        <w:t xml:space="preserve"> nhân viên</w:t>
      </w:r>
      <w:r w:rsidRPr="00DE2C3C">
        <w:rPr>
          <w:rFonts w:cs="Times New Roman"/>
          <w:sz w:val="28"/>
          <w:szCs w:val="28"/>
        </w:rPr>
        <w:t xml:space="preserve"> , sửa</w:t>
      </w:r>
      <w:r w:rsidR="00CA05E4" w:rsidRPr="00DE2C3C">
        <w:rPr>
          <w:rFonts w:cs="Times New Roman"/>
          <w:sz w:val="28"/>
          <w:szCs w:val="28"/>
        </w:rPr>
        <w:t xml:space="preserve"> nhân viên</w:t>
      </w:r>
      <w:r w:rsidRPr="00DE2C3C">
        <w:rPr>
          <w:rFonts w:cs="Times New Roman"/>
          <w:sz w:val="28"/>
          <w:szCs w:val="28"/>
        </w:rPr>
        <w:t>, xóa</w:t>
      </w:r>
      <w:r w:rsidR="00CA05E4" w:rsidRPr="00DE2C3C">
        <w:rPr>
          <w:rFonts w:cs="Times New Roman"/>
          <w:sz w:val="28"/>
          <w:szCs w:val="28"/>
        </w:rPr>
        <w:t xml:space="preserve"> nhân viên</w:t>
      </w:r>
      <w:r w:rsidRPr="00DE2C3C">
        <w:rPr>
          <w:rFonts w:cs="Times New Roman"/>
          <w:sz w:val="28"/>
          <w:szCs w:val="28"/>
        </w:rPr>
        <w:t xml:space="preserve"> và tìm kiếm </w:t>
      </w:r>
      <w:r w:rsidR="00CA05E4" w:rsidRPr="00DE2C3C">
        <w:rPr>
          <w:rFonts w:cs="Times New Roman"/>
          <w:sz w:val="28"/>
          <w:szCs w:val="28"/>
        </w:rPr>
        <w:t>nhân viên</w:t>
      </w:r>
    </w:p>
    <w:p w14:paraId="13948180" w14:textId="77777777" w:rsidR="004C692F" w:rsidRPr="00DE2C3C" w:rsidRDefault="004C692F" w:rsidP="00C5751A">
      <w:pPr>
        <w:pStyle w:val="ListParagraph"/>
        <w:numPr>
          <w:ilvl w:val="0"/>
          <w:numId w:val="30"/>
        </w:numPr>
        <w:spacing w:line="360" w:lineRule="auto"/>
        <w:rPr>
          <w:rFonts w:cs="Times New Roman"/>
          <w:sz w:val="28"/>
          <w:szCs w:val="28"/>
        </w:rPr>
      </w:pPr>
      <w:r w:rsidRPr="00DE2C3C">
        <w:rPr>
          <w:rFonts w:cs="Times New Roman"/>
          <w:sz w:val="28"/>
          <w:szCs w:val="28"/>
        </w:rPr>
        <w:t>Kết quả : Khi chọn từng thao tác cụ thể thì chương trình sẽ vào giao diện cụ thể để thực hiện các chức năng đó</w:t>
      </w:r>
    </w:p>
    <w:p w14:paraId="4338C56B" w14:textId="77777777" w:rsidR="00ED6E00" w:rsidRPr="00DE2C3C" w:rsidRDefault="00ED6E00" w:rsidP="00C5751A">
      <w:pPr>
        <w:spacing w:line="360" w:lineRule="auto"/>
        <w:rPr>
          <w:rFonts w:cs="Times New Roman"/>
          <w:sz w:val="28"/>
          <w:szCs w:val="28"/>
        </w:rPr>
      </w:pPr>
    </w:p>
    <w:p w14:paraId="73FA835E" w14:textId="77777777" w:rsidR="00ED6E00" w:rsidRPr="00DE2C3C" w:rsidRDefault="00FB1049" w:rsidP="00C5751A">
      <w:pPr>
        <w:pStyle w:val="Heading3"/>
        <w:spacing w:line="360" w:lineRule="auto"/>
        <w:rPr>
          <w:rFonts w:ascii="Times New Roman" w:hAnsi="Times New Roman" w:cs="Times New Roman"/>
          <w:sz w:val="28"/>
          <w:szCs w:val="28"/>
        </w:rPr>
      </w:pPr>
      <w:bookmarkStart w:id="88" w:name="_Toc495177888"/>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2.18.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thêm nhân viên</w:t>
      </w:r>
      <w:bookmarkEnd w:id="88"/>
    </w:p>
    <w:p w14:paraId="6C8EA3C2" w14:textId="77777777" w:rsidR="00ED6E00" w:rsidRPr="00DE2C3C" w:rsidRDefault="00ED6E00" w:rsidP="00C5751A">
      <w:pPr>
        <w:spacing w:line="360" w:lineRule="auto"/>
        <w:rPr>
          <w:rFonts w:cs="Times New Roman"/>
          <w:sz w:val="28"/>
          <w:szCs w:val="28"/>
        </w:rPr>
      </w:pPr>
    </w:p>
    <w:p w14:paraId="372D37FF"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5B36EC77" wp14:editId="651A7914">
            <wp:extent cx="4800600" cy="4152900"/>
            <wp:effectExtent l="0" t="0" r="0" b="0"/>
            <wp:docPr id="2" name="Picture 2" descr="C:\Users\vuhoa\AppData\Local\Microsoft\Windows\INetCache\Content.Word\them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uhoa\AppData\Local\Microsoft\Windows\INetCache\Content.Word\themnguoidu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4152900"/>
                    </a:xfrm>
                    <a:prstGeom prst="rect">
                      <a:avLst/>
                    </a:prstGeom>
                    <a:noFill/>
                    <a:ln>
                      <a:noFill/>
                    </a:ln>
                  </pic:spPr>
                </pic:pic>
              </a:graphicData>
            </a:graphic>
          </wp:inline>
        </w:drawing>
      </w:r>
    </w:p>
    <w:p w14:paraId="5CCA087A" w14:textId="77777777" w:rsidR="00CA05E4" w:rsidRPr="00DE2C3C" w:rsidRDefault="00FA19AF" w:rsidP="00C5751A">
      <w:pPr>
        <w:spacing w:line="360" w:lineRule="auto"/>
        <w:jc w:val="center"/>
        <w:rPr>
          <w:rFonts w:cs="Times New Roman"/>
          <w:szCs w:val="24"/>
        </w:rPr>
      </w:pPr>
      <w:r w:rsidRPr="00DE2C3C">
        <w:rPr>
          <w:rFonts w:cs="Times New Roman"/>
          <w:szCs w:val="24"/>
        </w:rPr>
        <w:t>Hình 4.18</w:t>
      </w:r>
      <w:r w:rsidR="00CA05E4" w:rsidRPr="00DE2C3C">
        <w:rPr>
          <w:rFonts w:cs="Times New Roman"/>
          <w:szCs w:val="24"/>
        </w:rPr>
        <w:t>. Giao diện thêm nhân viên</w:t>
      </w:r>
    </w:p>
    <w:p w14:paraId="4DB41E2A" w14:textId="77777777"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Tên giao diện : Thêm nhân viên</w:t>
      </w:r>
    </w:p>
    <w:p w14:paraId="11F6160A" w14:textId="77777777"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Người sử dụng : Quản trị viên</w:t>
      </w:r>
    </w:p>
    <w:p w14:paraId="28B83CE0" w14:textId="77777777"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Các thao tác : Nhập thông tin về nhân viên cần tạo sau đó ấn thêm nhân viên</w:t>
      </w:r>
    </w:p>
    <w:p w14:paraId="3F041C8A" w14:textId="77777777" w:rsidR="00CA05E4" w:rsidRPr="00DE2C3C" w:rsidRDefault="00CA05E4" w:rsidP="00C5751A">
      <w:pPr>
        <w:pStyle w:val="ListParagraph"/>
        <w:numPr>
          <w:ilvl w:val="0"/>
          <w:numId w:val="31"/>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thêm nhân viên mới vào trong hệ thống và hiển thị thông báo thành công. Nếu thêm nhân viên không thành công, hệ thống sẽ hiển thị thông báo thêm nhân viên thất bại kèm lý do thông tin nhân viên không hợp lệ</w:t>
      </w:r>
    </w:p>
    <w:p w14:paraId="1BC7B8B2" w14:textId="77777777" w:rsidR="00ED6E00" w:rsidRPr="00DE2C3C" w:rsidRDefault="00ED6E00" w:rsidP="00C5751A">
      <w:pPr>
        <w:spacing w:line="360" w:lineRule="auto"/>
        <w:rPr>
          <w:rFonts w:cs="Times New Roman"/>
          <w:sz w:val="28"/>
          <w:szCs w:val="28"/>
        </w:rPr>
      </w:pPr>
    </w:p>
    <w:p w14:paraId="580540FB" w14:textId="77777777" w:rsidR="00ED6E00" w:rsidRPr="00DE2C3C" w:rsidRDefault="00FB1049" w:rsidP="00C5751A">
      <w:pPr>
        <w:pStyle w:val="Heading3"/>
        <w:spacing w:line="360" w:lineRule="auto"/>
        <w:rPr>
          <w:rFonts w:ascii="Times New Roman" w:hAnsi="Times New Roman" w:cs="Times New Roman"/>
          <w:sz w:val="28"/>
          <w:szCs w:val="28"/>
        </w:rPr>
      </w:pPr>
      <w:bookmarkStart w:id="89" w:name="_Toc495177889"/>
      <w:r>
        <w:rPr>
          <w:rFonts w:ascii="Times New Roman" w:hAnsi="Times New Roman" w:cs="Times New Roman"/>
          <w:sz w:val="28"/>
          <w:szCs w:val="28"/>
        </w:rPr>
        <w:t>5</w:t>
      </w:r>
      <w:r w:rsidR="00AB1C61" w:rsidRPr="00DE2C3C">
        <w:rPr>
          <w:rFonts w:ascii="Times New Roman" w:hAnsi="Times New Roman" w:cs="Times New Roman"/>
          <w:sz w:val="28"/>
          <w:szCs w:val="28"/>
        </w:rPr>
        <w:t>.</w:t>
      </w:r>
      <w:r w:rsidR="00394EC3" w:rsidRPr="00DE2C3C">
        <w:rPr>
          <w:rFonts w:ascii="Times New Roman" w:hAnsi="Times New Roman" w:cs="Times New Roman"/>
          <w:sz w:val="28"/>
          <w:szCs w:val="28"/>
        </w:rPr>
        <w:t xml:space="preserve">2.19. </w:t>
      </w:r>
      <w:r w:rsidR="00ED6E00" w:rsidRPr="00DE2C3C">
        <w:rPr>
          <w:rFonts w:ascii="Times New Roman" w:hAnsi="Times New Roman" w:cs="Times New Roman"/>
          <w:sz w:val="28"/>
          <w:szCs w:val="28"/>
        </w:rPr>
        <w:t xml:space="preserve">Giao diện </w:t>
      </w:r>
      <w:r w:rsidR="006E6898" w:rsidRPr="00DE2C3C">
        <w:rPr>
          <w:rFonts w:ascii="Times New Roman" w:hAnsi="Times New Roman" w:cs="Times New Roman"/>
          <w:sz w:val="28"/>
          <w:szCs w:val="28"/>
        </w:rPr>
        <w:t>sửa nhân viên</w:t>
      </w:r>
      <w:bookmarkEnd w:id="89"/>
    </w:p>
    <w:p w14:paraId="5C9ABF7D" w14:textId="77777777" w:rsidR="00ED6E00" w:rsidRPr="00DE2C3C" w:rsidRDefault="00ED6E00" w:rsidP="00C5751A">
      <w:pPr>
        <w:spacing w:line="360" w:lineRule="auto"/>
        <w:rPr>
          <w:rFonts w:cs="Times New Roman"/>
          <w:sz w:val="28"/>
          <w:szCs w:val="28"/>
        </w:rPr>
      </w:pPr>
    </w:p>
    <w:p w14:paraId="37B1043D" w14:textId="77777777" w:rsidR="00ED6E00" w:rsidRPr="00DE2C3C" w:rsidRDefault="00ED6E00" w:rsidP="00C5751A">
      <w:pPr>
        <w:spacing w:line="360" w:lineRule="auto"/>
        <w:jc w:val="center"/>
        <w:rPr>
          <w:rFonts w:cs="Times New Roman"/>
          <w:sz w:val="28"/>
          <w:szCs w:val="28"/>
        </w:rPr>
      </w:pPr>
      <w:r w:rsidRPr="00DE2C3C">
        <w:rPr>
          <w:rFonts w:cs="Times New Roman"/>
          <w:noProof/>
          <w:sz w:val="28"/>
          <w:szCs w:val="28"/>
        </w:rPr>
        <w:lastRenderedPageBreak/>
        <w:drawing>
          <wp:inline distT="0" distB="0" distL="0" distR="0" wp14:anchorId="43A3EB07" wp14:editId="027C4191">
            <wp:extent cx="4629150" cy="4191000"/>
            <wp:effectExtent l="0" t="0" r="0" b="0"/>
            <wp:docPr id="1" name="Picture 1" descr="C:\Users\vuhoa\AppData\Local\Microsoft\Windows\INetCache\Content.Word\capnh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vuhoa\AppData\Local\Microsoft\Windows\INetCache\Content.Word\capnhatnguoidun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9150" cy="4191000"/>
                    </a:xfrm>
                    <a:prstGeom prst="rect">
                      <a:avLst/>
                    </a:prstGeom>
                    <a:noFill/>
                    <a:ln>
                      <a:noFill/>
                    </a:ln>
                  </pic:spPr>
                </pic:pic>
              </a:graphicData>
            </a:graphic>
          </wp:inline>
        </w:drawing>
      </w:r>
    </w:p>
    <w:p w14:paraId="1CFC6C3B" w14:textId="77777777" w:rsidR="00CA05E4" w:rsidRPr="00DE2C3C" w:rsidRDefault="00FA19AF" w:rsidP="00C5751A">
      <w:pPr>
        <w:spacing w:line="360" w:lineRule="auto"/>
        <w:jc w:val="center"/>
        <w:rPr>
          <w:rFonts w:cs="Times New Roman"/>
          <w:szCs w:val="24"/>
        </w:rPr>
      </w:pPr>
      <w:r w:rsidRPr="00DE2C3C">
        <w:rPr>
          <w:rFonts w:cs="Times New Roman"/>
          <w:szCs w:val="24"/>
        </w:rPr>
        <w:t>Hình 4.19</w:t>
      </w:r>
      <w:r w:rsidR="00CA05E4" w:rsidRPr="00DE2C3C">
        <w:rPr>
          <w:rFonts w:cs="Times New Roman"/>
          <w:szCs w:val="24"/>
        </w:rPr>
        <w:t>. Giao diện sửa nhân viên</w:t>
      </w:r>
    </w:p>
    <w:p w14:paraId="1AD0E5A2" w14:textId="77777777"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Tên giao diện : Sửa nhân viên</w:t>
      </w:r>
    </w:p>
    <w:p w14:paraId="5B06354B" w14:textId="77777777"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Người sử dụng : Quản trị viên</w:t>
      </w:r>
    </w:p>
    <w:p w14:paraId="183755FD" w14:textId="77777777"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Các thao tác : Nhập thông tin vào các trường cần sửa sau đó ấn sửa nhân viên</w:t>
      </w:r>
    </w:p>
    <w:p w14:paraId="1DEA994A" w14:textId="77777777" w:rsidR="00CA05E4" w:rsidRPr="00DE2C3C" w:rsidRDefault="00CA05E4" w:rsidP="00C5751A">
      <w:pPr>
        <w:pStyle w:val="ListParagraph"/>
        <w:numPr>
          <w:ilvl w:val="0"/>
          <w:numId w:val="32"/>
        </w:numPr>
        <w:spacing w:line="360" w:lineRule="auto"/>
        <w:rPr>
          <w:rFonts w:cs="Times New Roman"/>
          <w:sz w:val="28"/>
          <w:szCs w:val="28"/>
        </w:rPr>
      </w:pPr>
      <w:r w:rsidRPr="00DE2C3C">
        <w:rPr>
          <w:rFonts w:cs="Times New Roman"/>
          <w:sz w:val="28"/>
          <w:szCs w:val="28"/>
        </w:rPr>
        <w:t xml:space="preserve">Kết </w:t>
      </w:r>
      <w:proofErr w:type="gramStart"/>
      <w:r w:rsidRPr="00DE2C3C">
        <w:rPr>
          <w:rFonts w:cs="Times New Roman"/>
          <w:sz w:val="28"/>
          <w:szCs w:val="28"/>
        </w:rPr>
        <w:t>quả :</w:t>
      </w:r>
      <w:proofErr w:type="gramEnd"/>
      <w:r w:rsidRPr="00DE2C3C">
        <w:rPr>
          <w:rFonts w:cs="Times New Roman"/>
          <w:sz w:val="28"/>
          <w:szCs w:val="28"/>
        </w:rPr>
        <w:t xml:space="preserve"> Nếu thông tin nhập vào hợp lệ, chương trình sẽ sửa nhân viên ở trong hệ thống và hiển thị thông báo thành công. Nếu sửa nhân viên không thành công, hệ thống sẽ hiển thị thông báo sửa nhân viên thất bại kèm lý do thông tin nhân viên không hợp lệ</w:t>
      </w:r>
    </w:p>
    <w:p w14:paraId="4C075F35" w14:textId="77777777" w:rsidR="00CA05E4" w:rsidRPr="00DE2C3C" w:rsidRDefault="00CA05E4" w:rsidP="00C5751A">
      <w:pPr>
        <w:spacing w:line="360" w:lineRule="auto"/>
        <w:jc w:val="center"/>
        <w:rPr>
          <w:rFonts w:cs="Times New Roman"/>
          <w:sz w:val="28"/>
          <w:szCs w:val="28"/>
        </w:rPr>
      </w:pPr>
    </w:p>
    <w:p w14:paraId="51DC5E5A" w14:textId="77777777" w:rsidR="00230EA3" w:rsidRPr="00DE2C3C" w:rsidRDefault="00230EA3" w:rsidP="00C5751A">
      <w:pPr>
        <w:spacing w:line="360" w:lineRule="auto"/>
        <w:rPr>
          <w:rFonts w:cs="Times New Roman"/>
          <w:sz w:val="28"/>
          <w:szCs w:val="28"/>
        </w:rPr>
      </w:pPr>
    </w:p>
    <w:p w14:paraId="0E1C8455" w14:textId="77777777" w:rsidR="00ED3AC2" w:rsidRDefault="00ED3AC2" w:rsidP="00C5751A">
      <w:pPr>
        <w:spacing w:line="360" w:lineRule="auto"/>
      </w:pPr>
    </w:p>
    <w:p w14:paraId="770D57FD" w14:textId="77777777" w:rsidR="00230EA3" w:rsidRPr="00DE2C3C" w:rsidRDefault="00230EA3" w:rsidP="00C5751A">
      <w:pPr>
        <w:pStyle w:val="Heading1"/>
        <w:spacing w:line="360" w:lineRule="auto"/>
        <w:rPr>
          <w:rFonts w:ascii="Times New Roman" w:hAnsi="Times New Roman" w:cs="Times New Roman"/>
          <w:sz w:val="28"/>
          <w:szCs w:val="28"/>
        </w:rPr>
      </w:pPr>
      <w:bookmarkStart w:id="90" w:name="_Toc495177890"/>
      <w:r w:rsidRPr="00DE2C3C">
        <w:rPr>
          <w:rFonts w:ascii="Times New Roman" w:hAnsi="Times New Roman" w:cs="Times New Roman"/>
          <w:sz w:val="28"/>
          <w:szCs w:val="28"/>
        </w:rPr>
        <w:lastRenderedPageBreak/>
        <w:t>KẾT LUẬN</w:t>
      </w:r>
      <w:bookmarkEnd w:id="90"/>
    </w:p>
    <w:p w14:paraId="55F57E11" w14:textId="77777777" w:rsidR="007F659B" w:rsidRPr="00DE2C3C" w:rsidRDefault="007F659B" w:rsidP="00C5751A">
      <w:pPr>
        <w:spacing w:line="360" w:lineRule="auto"/>
        <w:rPr>
          <w:rFonts w:cs="Times New Roman"/>
          <w:sz w:val="28"/>
          <w:szCs w:val="28"/>
        </w:rPr>
      </w:pPr>
    </w:p>
    <w:p w14:paraId="45F24770" w14:textId="77777777" w:rsidR="00FB5843" w:rsidRPr="00DE2C3C" w:rsidRDefault="00230EA3" w:rsidP="00C5751A">
      <w:pPr>
        <w:spacing w:line="360" w:lineRule="auto"/>
        <w:ind w:firstLine="720"/>
        <w:rPr>
          <w:rFonts w:cs="Times New Roman"/>
          <w:sz w:val="28"/>
          <w:szCs w:val="28"/>
        </w:rPr>
      </w:pPr>
      <w:r w:rsidRPr="00DE2C3C">
        <w:rPr>
          <w:rFonts w:cs="Times New Roman"/>
          <w:sz w:val="28"/>
          <w:szCs w:val="28"/>
        </w:rPr>
        <w:t xml:space="preserve">Trong phần này </w:t>
      </w:r>
      <w:commentRangeStart w:id="91"/>
      <w:r w:rsidRPr="00DE2C3C">
        <w:rPr>
          <w:rFonts w:cs="Times New Roman"/>
          <w:sz w:val="28"/>
          <w:szCs w:val="28"/>
        </w:rPr>
        <w:t xml:space="preserve">tôi </w:t>
      </w:r>
      <w:commentRangeEnd w:id="91"/>
      <w:r w:rsidR="00506294">
        <w:rPr>
          <w:rStyle w:val="CommentReference"/>
        </w:rPr>
        <w:commentReference w:id="91"/>
      </w:r>
      <w:r w:rsidRPr="00DE2C3C">
        <w:rPr>
          <w:rFonts w:cs="Times New Roman"/>
          <w:sz w:val="28"/>
          <w:szCs w:val="28"/>
        </w:rPr>
        <w:t xml:space="preserve">sẽ trình bày những kết quả đạt được sau khi hoàn thành khóa luận, những </w:t>
      </w:r>
      <w:proofErr w:type="gramStart"/>
      <w:r w:rsidRPr="00DE2C3C">
        <w:rPr>
          <w:rFonts w:cs="Times New Roman"/>
          <w:sz w:val="28"/>
          <w:szCs w:val="28"/>
        </w:rPr>
        <w:t>han</w:t>
      </w:r>
      <w:proofErr w:type="gramEnd"/>
      <w:r w:rsidRPr="00DE2C3C">
        <w:rPr>
          <w:rFonts w:cs="Times New Roman"/>
          <w:sz w:val="28"/>
          <w:szCs w:val="28"/>
        </w:rPr>
        <w:t xml:space="preserve"> chế của khóa luận và hướng phát triển hệ thống</w:t>
      </w:r>
    </w:p>
    <w:p w14:paraId="7AAB77CA" w14:textId="77777777" w:rsidR="00230EA3" w:rsidRPr="00DE2C3C" w:rsidRDefault="003116AB" w:rsidP="00C5751A">
      <w:pPr>
        <w:spacing w:line="360" w:lineRule="auto"/>
        <w:rPr>
          <w:rFonts w:cs="Times New Roman"/>
          <w:sz w:val="28"/>
          <w:szCs w:val="28"/>
        </w:rPr>
      </w:pPr>
      <w:r w:rsidRPr="00DE2C3C">
        <w:rPr>
          <w:rFonts w:cs="Times New Roman"/>
          <w:sz w:val="28"/>
          <w:szCs w:val="28"/>
        </w:rPr>
        <w:t xml:space="preserve">1. </w:t>
      </w:r>
      <w:r w:rsidR="00230EA3" w:rsidRPr="00DE2C3C">
        <w:rPr>
          <w:rFonts w:cs="Times New Roman"/>
          <w:sz w:val="28"/>
          <w:szCs w:val="28"/>
        </w:rPr>
        <w:t>Những kết quả đạt đượ</w:t>
      </w:r>
      <w:r w:rsidR="00AA41F7" w:rsidRPr="00DE2C3C">
        <w:rPr>
          <w:rFonts w:cs="Times New Roman"/>
          <w:sz w:val="28"/>
          <w:szCs w:val="28"/>
        </w:rPr>
        <w:t>c</w:t>
      </w:r>
    </w:p>
    <w:p w14:paraId="1F1F7400" w14:textId="77777777" w:rsidR="00AA41F7" w:rsidRPr="00DE2C3C" w:rsidRDefault="00AA41F7" w:rsidP="00C5751A">
      <w:pPr>
        <w:spacing w:line="360" w:lineRule="auto"/>
        <w:ind w:left="720"/>
        <w:rPr>
          <w:rFonts w:cs="Times New Roman"/>
          <w:sz w:val="28"/>
          <w:szCs w:val="28"/>
        </w:rPr>
      </w:pPr>
      <w:r w:rsidRPr="00DE2C3C">
        <w:rPr>
          <w:rFonts w:cs="Times New Roman"/>
          <w:sz w:val="28"/>
          <w:szCs w:val="28"/>
        </w:rPr>
        <w:t>Trong quá trình tìm hiểu và hoàn thành khóa luận, tôi đã đạt được một số kết quả như sau:</w:t>
      </w:r>
    </w:p>
    <w:p w14:paraId="14B1E1F8" w14:textId="77777777" w:rsidR="00230EA3" w:rsidRPr="00DE2C3C" w:rsidRDefault="00230EA3" w:rsidP="00C5751A">
      <w:pPr>
        <w:pStyle w:val="ListParagraph"/>
        <w:numPr>
          <w:ilvl w:val="0"/>
          <w:numId w:val="33"/>
        </w:numPr>
        <w:spacing w:line="360" w:lineRule="auto"/>
        <w:rPr>
          <w:rFonts w:cs="Times New Roman"/>
          <w:sz w:val="28"/>
          <w:szCs w:val="28"/>
        </w:rPr>
      </w:pPr>
      <w:r w:rsidRPr="00DE2C3C">
        <w:rPr>
          <w:rFonts w:cs="Times New Roman"/>
          <w:sz w:val="28"/>
          <w:szCs w:val="28"/>
        </w:rPr>
        <w:t xml:space="preserve">Hiểu rõ hơn về </w:t>
      </w:r>
      <w:r w:rsidR="008148E0" w:rsidRPr="00DE2C3C">
        <w:rPr>
          <w:rFonts w:cs="Times New Roman"/>
          <w:sz w:val="28"/>
          <w:szCs w:val="28"/>
        </w:rPr>
        <w:t>ngôn ngữ C# và lập trình ứng dụng Windows Forms</w:t>
      </w:r>
    </w:p>
    <w:p w14:paraId="0736A2E4" w14:textId="77777777"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Hiểu rõ hơn về cơ sở dữ liệu SQL Server</w:t>
      </w:r>
    </w:p>
    <w:p w14:paraId="5613B65B" w14:textId="77777777"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Biết cách sử dụng Visual Studio</w:t>
      </w:r>
    </w:p>
    <w:p w14:paraId="4D479D5F" w14:textId="77777777"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Nâng cao kỹ năng tìm kiếm tài liệu trên mạng, khả năng dịch tài liệu tiếng anh</w:t>
      </w:r>
    </w:p>
    <w:p w14:paraId="4F6D16F5" w14:textId="77777777" w:rsidR="008148E0" w:rsidRPr="00DE2C3C" w:rsidRDefault="008148E0" w:rsidP="00C5751A">
      <w:pPr>
        <w:pStyle w:val="ListParagraph"/>
        <w:numPr>
          <w:ilvl w:val="0"/>
          <w:numId w:val="33"/>
        </w:numPr>
        <w:spacing w:line="360" w:lineRule="auto"/>
        <w:rPr>
          <w:rFonts w:cs="Times New Roman"/>
          <w:sz w:val="28"/>
          <w:szCs w:val="28"/>
        </w:rPr>
      </w:pPr>
      <w:r w:rsidRPr="00DE2C3C">
        <w:rPr>
          <w:rFonts w:cs="Times New Roman"/>
          <w:sz w:val="28"/>
          <w:szCs w:val="28"/>
        </w:rPr>
        <w:t>Tìm hiểu cách thức một shop cây cảnh hoạt động</w:t>
      </w:r>
    </w:p>
    <w:p w14:paraId="27169FDA" w14:textId="77777777" w:rsidR="008148E0" w:rsidRPr="00DE2C3C" w:rsidRDefault="003116AB" w:rsidP="00C5751A">
      <w:pPr>
        <w:spacing w:line="360" w:lineRule="auto"/>
        <w:rPr>
          <w:rFonts w:cs="Times New Roman"/>
          <w:sz w:val="28"/>
          <w:szCs w:val="28"/>
        </w:rPr>
      </w:pPr>
      <w:r w:rsidRPr="00DE2C3C">
        <w:rPr>
          <w:rFonts w:cs="Times New Roman"/>
          <w:sz w:val="28"/>
          <w:szCs w:val="28"/>
        </w:rPr>
        <w:t xml:space="preserve">2. </w:t>
      </w:r>
      <w:r w:rsidR="008148E0" w:rsidRPr="00DE2C3C">
        <w:rPr>
          <w:rFonts w:cs="Times New Roman"/>
          <w:sz w:val="28"/>
          <w:szCs w:val="28"/>
        </w:rPr>
        <w:t>Hạn chế</w:t>
      </w:r>
    </w:p>
    <w:p w14:paraId="29FF48C9" w14:textId="77777777" w:rsidR="004C4CD0" w:rsidRPr="00DE2C3C" w:rsidRDefault="004C4CD0" w:rsidP="00C5751A">
      <w:pPr>
        <w:spacing w:line="360" w:lineRule="auto"/>
        <w:ind w:left="720"/>
        <w:rPr>
          <w:rFonts w:cs="Times New Roman"/>
          <w:sz w:val="28"/>
          <w:szCs w:val="28"/>
        </w:rPr>
      </w:pPr>
      <w:r w:rsidRPr="00DE2C3C">
        <w:rPr>
          <w:rFonts w:cs="Times New Roman"/>
          <w:sz w:val="28"/>
          <w:szCs w:val="28"/>
        </w:rPr>
        <w:t>Do thời gian có hạn, kinh nghiệm làm việc của bản thân còn hạn chế và do quản lý một cửa hàng cây quá phức tạ</w:t>
      </w:r>
      <w:r w:rsidR="003116AB" w:rsidRPr="00DE2C3C">
        <w:rPr>
          <w:rFonts w:cs="Times New Roman"/>
          <w:sz w:val="28"/>
          <w:szCs w:val="28"/>
        </w:rPr>
        <w:t xml:space="preserve">p nên </w:t>
      </w:r>
      <w:commentRangeStart w:id="94"/>
      <w:r w:rsidR="003116AB" w:rsidRPr="00DE2C3C">
        <w:rPr>
          <w:rFonts w:cs="Times New Roman"/>
          <w:sz w:val="28"/>
          <w:szCs w:val="28"/>
        </w:rPr>
        <w:t>em</w:t>
      </w:r>
      <w:r w:rsidRPr="00DE2C3C">
        <w:rPr>
          <w:rFonts w:cs="Times New Roman"/>
          <w:sz w:val="28"/>
          <w:szCs w:val="28"/>
        </w:rPr>
        <w:t xml:space="preserve"> </w:t>
      </w:r>
      <w:commentRangeEnd w:id="94"/>
      <w:r w:rsidR="003235EF">
        <w:rPr>
          <w:rStyle w:val="CommentReference"/>
        </w:rPr>
        <w:commentReference w:id="94"/>
      </w:r>
      <w:r w:rsidRPr="00DE2C3C">
        <w:rPr>
          <w:rFonts w:cs="Times New Roman"/>
          <w:sz w:val="28"/>
          <w:szCs w:val="28"/>
        </w:rPr>
        <w:t xml:space="preserve">chưa thể hoàn thành tốt nhất tất cả các chức năng của hệ </w:t>
      </w:r>
      <w:proofErr w:type="gramStart"/>
      <w:r w:rsidRPr="00DE2C3C">
        <w:rPr>
          <w:rFonts w:cs="Times New Roman"/>
          <w:sz w:val="28"/>
          <w:szCs w:val="28"/>
        </w:rPr>
        <w:t>thống.</w:t>
      </w:r>
      <w:proofErr w:type="gramEnd"/>
    </w:p>
    <w:p w14:paraId="419811A6" w14:textId="77777777" w:rsidR="004C4CD0" w:rsidRPr="00DE2C3C" w:rsidRDefault="004C4CD0" w:rsidP="00C5751A">
      <w:pPr>
        <w:spacing w:line="360" w:lineRule="auto"/>
        <w:ind w:left="720"/>
        <w:rPr>
          <w:rFonts w:cs="Times New Roman"/>
          <w:sz w:val="28"/>
          <w:szCs w:val="28"/>
        </w:rPr>
      </w:pPr>
      <w:r w:rsidRPr="00DE2C3C">
        <w:rPr>
          <w:rFonts w:cs="Times New Roman"/>
          <w:sz w:val="28"/>
          <w:szCs w:val="28"/>
        </w:rPr>
        <w:t>Sau đây là những hạn chế của hệ thống:</w:t>
      </w:r>
    </w:p>
    <w:p w14:paraId="01E9E3DA" w14:textId="77777777"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tách phần đồng bộ khách </w:t>
      </w:r>
      <w:proofErr w:type="gramStart"/>
      <w:r w:rsidRPr="00DE2C3C">
        <w:rPr>
          <w:rFonts w:cs="Times New Roman"/>
          <w:sz w:val="28"/>
          <w:szCs w:val="28"/>
        </w:rPr>
        <w:t>hàng  ra</w:t>
      </w:r>
      <w:proofErr w:type="gramEnd"/>
      <w:r w:rsidRPr="00DE2C3C">
        <w:rPr>
          <w:rFonts w:cs="Times New Roman"/>
          <w:sz w:val="28"/>
          <w:szCs w:val="28"/>
        </w:rPr>
        <w:t xml:space="preserve"> một form riêng, không để chung với thêm hóa đơn xuất hàng sẽ gây ra tình trạng khó sử dụng, chức năng không được tách biệt rõ ràng.</w:t>
      </w:r>
    </w:p>
    <w:p w14:paraId="04D6CDCF" w14:textId="77777777"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quản lý khách hàng nhằm nắm được thông tin khách hàng một cách đầy đủ nhất có thể</w:t>
      </w:r>
    </w:p>
    <w:p w14:paraId="3FA226BD" w14:textId="77777777"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 xml:space="preserve">Nên có thêm chức năng xuất báo cáo thu-chi hàng tháng từ đó giúp người dùng có thể nắm bắt tốt nhất về hoạt động kinh doanh của </w:t>
      </w:r>
      <w:r w:rsidRPr="00DE2C3C">
        <w:rPr>
          <w:rFonts w:cs="Times New Roman"/>
          <w:sz w:val="28"/>
          <w:szCs w:val="28"/>
        </w:rPr>
        <w:lastRenderedPageBreak/>
        <w:t>shop, từ đó khắc phục những khuyết điểm còn tồn tại,và đưa ra những định hướng phát triển trong tương lai</w:t>
      </w:r>
    </w:p>
    <w:p w14:paraId="4AB4F565" w14:textId="77777777" w:rsidR="004C4CD0" w:rsidRPr="00DE2C3C" w:rsidRDefault="004C4CD0" w:rsidP="00C5751A">
      <w:pPr>
        <w:pStyle w:val="ListParagraph"/>
        <w:numPr>
          <w:ilvl w:val="0"/>
          <w:numId w:val="34"/>
        </w:numPr>
        <w:spacing w:line="360" w:lineRule="auto"/>
        <w:rPr>
          <w:rFonts w:cs="Times New Roman"/>
          <w:sz w:val="28"/>
          <w:szCs w:val="28"/>
        </w:rPr>
      </w:pPr>
      <w:r w:rsidRPr="00DE2C3C">
        <w:rPr>
          <w:rFonts w:cs="Times New Roman"/>
          <w:sz w:val="28"/>
          <w:szCs w:val="28"/>
        </w:rPr>
        <w:t>Giao diện chương trình chưa được thân thiện</w:t>
      </w:r>
    </w:p>
    <w:p w14:paraId="1B36FEF5" w14:textId="77777777" w:rsidR="007435C6" w:rsidRPr="00DE2C3C" w:rsidRDefault="007435C6" w:rsidP="00C5751A">
      <w:pPr>
        <w:pStyle w:val="ListParagraph"/>
        <w:numPr>
          <w:ilvl w:val="0"/>
          <w:numId w:val="34"/>
        </w:numPr>
        <w:spacing w:line="360" w:lineRule="auto"/>
        <w:rPr>
          <w:rFonts w:cs="Times New Roman"/>
          <w:sz w:val="28"/>
          <w:szCs w:val="28"/>
        </w:rPr>
      </w:pPr>
      <w:r w:rsidRPr="00DE2C3C">
        <w:rPr>
          <w:rFonts w:cs="Times New Roman"/>
          <w:sz w:val="28"/>
          <w:szCs w:val="28"/>
        </w:rPr>
        <w:t>Nên có thêm chức năng giảm giá với các khách hàng mua nhiều ở shop</w:t>
      </w:r>
    </w:p>
    <w:p w14:paraId="27DFB99F" w14:textId="77777777" w:rsidR="004C4CD0" w:rsidRPr="00DE2C3C" w:rsidRDefault="004C4CD0" w:rsidP="00C5751A">
      <w:pPr>
        <w:pStyle w:val="ListParagraph"/>
        <w:spacing w:line="360" w:lineRule="auto"/>
        <w:ind w:left="0"/>
        <w:rPr>
          <w:rFonts w:cs="Times New Roman"/>
          <w:sz w:val="28"/>
          <w:szCs w:val="28"/>
        </w:rPr>
      </w:pPr>
    </w:p>
    <w:p w14:paraId="4CE0E094" w14:textId="77777777" w:rsidR="004C4CD0" w:rsidRPr="00DE2C3C" w:rsidRDefault="003116AB" w:rsidP="00C5751A">
      <w:pPr>
        <w:spacing w:line="360" w:lineRule="auto"/>
        <w:rPr>
          <w:rFonts w:cs="Times New Roman"/>
          <w:sz w:val="28"/>
          <w:szCs w:val="28"/>
        </w:rPr>
      </w:pPr>
      <w:r w:rsidRPr="00DE2C3C">
        <w:rPr>
          <w:rFonts w:cs="Times New Roman"/>
          <w:sz w:val="28"/>
          <w:szCs w:val="28"/>
        </w:rPr>
        <w:t xml:space="preserve">3. </w:t>
      </w:r>
      <w:r w:rsidR="004C4CD0" w:rsidRPr="00DE2C3C">
        <w:rPr>
          <w:rFonts w:cs="Times New Roman"/>
          <w:sz w:val="28"/>
          <w:szCs w:val="28"/>
        </w:rPr>
        <w:t>Hướng phát triển</w:t>
      </w:r>
    </w:p>
    <w:p w14:paraId="6A14631B" w14:textId="77777777" w:rsidR="004C4CD0" w:rsidRPr="00DE2C3C" w:rsidRDefault="004C4CD0" w:rsidP="00C5751A">
      <w:pPr>
        <w:spacing w:line="360" w:lineRule="auto"/>
        <w:ind w:left="720"/>
        <w:rPr>
          <w:rFonts w:cs="Times New Roman"/>
          <w:sz w:val="28"/>
          <w:szCs w:val="28"/>
        </w:rPr>
      </w:pPr>
      <w:r w:rsidRPr="00DE2C3C">
        <w:rPr>
          <w:rFonts w:cs="Times New Roman"/>
          <w:sz w:val="28"/>
          <w:szCs w:val="28"/>
        </w:rPr>
        <w:t xml:space="preserve">Do nhu cầu thực tiễn hiện nay và sự áp dụng rộng rãi của máy tính vào trong đời sống nên đòi hỏi phần mềm làm ra phải ngày càng tốt hơn, rẻ hơn, đẹp hơn và thân thiện hơn. </w:t>
      </w:r>
    </w:p>
    <w:p w14:paraId="2B2AFEBE" w14:textId="77777777" w:rsidR="004C4CD0" w:rsidRPr="00DE2C3C" w:rsidRDefault="004C4CD0" w:rsidP="00C5751A">
      <w:pPr>
        <w:spacing w:line="360" w:lineRule="auto"/>
        <w:ind w:left="720"/>
        <w:rPr>
          <w:rFonts w:cs="Times New Roman"/>
          <w:sz w:val="28"/>
          <w:szCs w:val="28"/>
        </w:rPr>
      </w:pPr>
      <w:r w:rsidRPr="00DE2C3C">
        <w:rPr>
          <w:rFonts w:cs="Times New Roman"/>
          <w:sz w:val="28"/>
          <w:szCs w:val="28"/>
        </w:rPr>
        <w:t>Hướng phát triển của hệ thống là hoàn thiện các chức năng đã mô tả và mở rộng thêm một số chức năng như sau:</w:t>
      </w:r>
    </w:p>
    <w:p w14:paraId="2B7B8323" w14:textId="77777777" w:rsidR="004C4CD0"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chức năng Real-time vào màn hình quản lý khi thêm, sửa</w:t>
      </w:r>
      <w:del w:id="95" w:author="HungNV" w:date="2017-10-08T15:07:00Z">
        <w:r w:rsidRPr="00DE2C3C" w:rsidDel="00557DA4">
          <w:rPr>
            <w:rFonts w:cs="Times New Roman"/>
            <w:sz w:val="28"/>
            <w:szCs w:val="28"/>
          </w:rPr>
          <w:delText xml:space="preserve"> </w:delText>
        </w:r>
      </w:del>
      <w:r w:rsidRPr="00DE2C3C">
        <w:rPr>
          <w:rFonts w:cs="Times New Roman"/>
          <w:sz w:val="28"/>
          <w:szCs w:val="28"/>
        </w:rPr>
        <w:t>, xóa cây, nhóm cây, nhân viên, nhà cung cấp</w:t>
      </w:r>
    </w:p>
    <w:p w14:paraId="3C628D76" w14:textId="77777777"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Nghiên cứu thêm chức năng cảnh báo khi một cây trong hệ thống có số lượng dưới mức cho phép</w:t>
      </w:r>
    </w:p>
    <w:p w14:paraId="2BD9C71A" w14:textId="77777777"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đưa ra báo cáo về những cây được tiêu thụ nhiều và ít ở shop</w:t>
      </w:r>
    </w:p>
    <w:p w14:paraId="5CB8051D" w14:textId="77777777" w:rsidR="007435C6" w:rsidRPr="00DE2C3C" w:rsidRDefault="007435C6" w:rsidP="00C5751A">
      <w:pPr>
        <w:pStyle w:val="ListParagraph"/>
        <w:numPr>
          <w:ilvl w:val="0"/>
          <w:numId w:val="35"/>
        </w:numPr>
        <w:spacing w:line="360" w:lineRule="auto"/>
        <w:rPr>
          <w:rFonts w:cs="Times New Roman"/>
          <w:sz w:val="28"/>
          <w:szCs w:val="28"/>
        </w:rPr>
      </w:pPr>
      <w:r w:rsidRPr="00DE2C3C">
        <w:rPr>
          <w:rFonts w:cs="Times New Roman"/>
          <w:sz w:val="28"/>
          <w:szCs w:val="28"/>
        </w:rPr>
        <w:t>Tích hợp thêm chức năng giảm giá cho những khách hàng thường xuyên mua hàng</w:t>
      </w:r>
    </w:p>
    <w:p w14:paraId="1AA90D1E" w14:textId="77777777" w:rsidR="00AA41F7" w:rsidRPr="00DE2C3C" w:rsidRDefault="00AA41F7" w:rsidP="00C5751A">
      <w:pPr>
        <w:spacing w:line="360" w:lineRule="auto"/>
        <w:ind w:left="360"/>
        <w:rPr>
          <w:rFonts w:cs="Times New Roman"/>
          <w:sz w:val="28"/>
          <w:szCs w:val="28"/>
        </w:rPr>
      </w:pPr>
    </w:p>
    <w:p w14:paraId="6268FABC" w14:textId="77777777" w:rsidR="00995930" w:rsidRPr="00DE2C3C" w:rsidRDefault="00995930" w:rsidP="00C5751A">
      <w:pPr>
        <w:spacing w:line="360" w:lineRule="auto"/>
        <w:rPr>
          <w:rFonts w:cs="Times New Roman"/>
          <w:sz w:val="28"/>
          <w:szCs w:val="28"/>
        </w:rPr>
      </w:pPr>
    </w:p>
    <w:p w14:paraId="7067D908" w14:textId="77777777" w:rsidR="00995930" w:rsidRPr="00DE2C3C" w:rsidRDefault="00995930" w:rsidP="00C5751A">
      <w:pPr>
        <w:spacing w:line="360" w:lineRule="auto"/>
        <w:rPr>
          <w:rFonts w:cs="Times New Roman"/>
          <w:sz w:val="28"/>
          <w:szCs w:val="28"/>
        </w:rPr>
      </w:pPr>
    </w:p>
    <w:p w14:paraId="5AFE06D5" w14:textId="77777777" w:rsidR="00B80842" w:rsidRPr="00DE2C3C" w:rsidRDefault="00B80842" w:rsidP="00C5751A">
      <w:pPr>
        <w:spacing w:line="360" w:lineRule="auto"/>
        <w:rPr>
          <w:rFonts w:cs="Times New Roman"/>
          <w:sz w:val="28"/>
          <w:szCs w:val="28"/>
        </w:rPr>
      </w:pPr>
    </w:p>
    <w:p w14:paraId="5E590E31" w14:textId="77777777" w:rsidR="00B80842" w:rsidRPr="00DE2C3C" w:rsidRDefault="00B80842" w:rsidP="00C5751A">
      <w:pPr>
        <w:spacing w:line="360" w:lineRule="auto"/>
        <w:rPr>
          <w:rFonts w:cs="Times New Roman"/>
          <w:sz w:val="28"/>
          <w:szCs w:val="28"/>
        </w:rPr>
      </w:pPr>
    </w:p>
    <w:p w14:paraId="19824E76" w14:textId="77777777" w:rsidR="00B80842" w:rsidRPr="00DE2C3C" w:rsidRDefault="00B80842" w:rsidP="00C5751A">
      <w:pPr>
        <w:spacing w:line="360" w:lineRule="auto"/>
        <w:rPr>
          <w:rFonts w:cs="Times New Roman"/>
          <w:sz w:val="28"/>
          <w:szCs w:val="28"/>
        </w:rPr>
      </w:pPr>
    </w:p>
    <w:p w14:paraId="3708C47B" w14:textId="77777777" w:rsidR="00995930" w:rsidRPr="00DE2C3C" w:rsidRDefault="00995930" w:rsidP="00C5751A">
      <w:pPr>
        <w:pStyle w:val="Heading1"/>
        <w:spacing w:line="360" w:lineRule="auto"/>
        <w:rPr>
          <w:rFonts w:ascii="Times New Roman" w:hAnsi="Times New Roman" w:cs="Times New Roman"/>
          <w:sz w:val="28"/>
          <w:szCs w:val="28"/>
        </w:rPr>
      </w:pPr>
      <w:bookmarkStart w:id="96" w:name="_Toc495177891"/>
      <w:r w:rsidRPr="00DE2C3C">
        <w:rPr>
          <w:rFonts w:ascii="Times New Roman" w:hAnsi="Times New Roman" w:cs="Times New Roman"/>
          <w:sz w:val="28"/>
          <w:szCs w:val="28"/>
        </w:rPr>
        <w:lastRenderedPageBreak/>
        <w:t>TÀI LIỆU THAM KHẢO</w:t>
      </w:r>
      <w:bookmarkEnd w:id="96"/>
    </w:p>
    <w:p w14:paraId="666684B0" w14:textId="77777777" w:rsidR="00DC00E4" w:rsidRPr="00DE2C3C" w:rsidRDefault="00DC00E4" w:rsidP="00C5751A">
      <w:pPr>
        <w:spacing w:line="360" w:lineRule="auto"/>
        <w:rPr>
          <w:rFonts w:cs="Times New Roman"/>
          <w:b/>
          <w:sz w:val="28"/>
          <w:szCs w:val="28"/>
        </w:rPr>
      </w:pPr>
    </w:p>
    <w:p w14:paraId="05FD4442" w14:textId="77777777" w:rsidR="00DC00E4" w:rsidRPr="00DE2C3C" w:rsidRDefault="00DC00E4" w:rsidP="00C5751A">
      <w:pPr>
        <w:spacing w:line="360" w:lineRule="auto"/>
        <w:rPr>
          <w:rFonts w:cs="Times New Roman"/>
          <w:i/>
          <w:sz w:val="28"/>
          <w:szCs w:val="28"/>
        </w:rPr>
      </w:pPr>
      <w:r w:rsidRPr="000E745B">
        <w:rPr>
          <w:rFonts w:cs="Times New Roman"/>
          <w:sz w:val="28"/>
          <w:szCs w:val="28"/>
        </w:rPr>
        <w:t>1.</w:t>
      </w:r>
      <w:r w:rsidRPr="00DE2C3C">
        <w:rPr>
          <w:rFonts w:cs="Times New Roman"/>
          <w:b/>
          <w:sz w:val="28"/>
          <w:szCs w:val="28"/>
        </w:rPr>
        <w:t xml:space="preserve"> </w:t>
      </w:r>
      <w:r w:rsidR="00995930" w:rsidRPr="00DE2C3C">
        <w:rPr>
          <w:rFonts w:cs="Times New Roman"/>
          <w:i/>
          <w:sz w:val="28"/>
          <w:szCs w:val="28"/>
        </w:rPr>
        <w:t>Tài liệu học lập trình C# cơ bản và nâng cao (</w:t>
      </w:r>
      <w:hyperlink r:id="rId65" w:history="1">
        <w:r w:rsidR="0040445A" w:rsidRPr="00DE2C3C">
          <w:rPr>
            <w:rStyle w:val="Hyperlink"/>
            <w:rFonts w:cs="Times New Roman"/>
            <w:i/>
            <w:sz w:val="28"/>
            <w:szCs w:val="28"/>
          </w:rPr>
          <w:t>http://vietjack.com/csharp/hoc_c_sharp_co_ban_nang_cao.jsp</w:t>
        </w:r>
      </w:hyperlink>
      <w:r w:rsidR="00995930" w:rsidRPr="00DE2C3C">
        <w:rPr>
          <w:rFonts w:cs="Times New Roman"/>
          <w:i/>
          <w:sz w:val="28"/>
          <w:szCs w:val="28"/>
        </w:rPr>
        <w:t>)</w:t>
      </w:r>
    </w:p>
    <w:p w14:paraId="6030562A" w14:textId="77777777" w:rsidR="0040445A" w:rsidRPr="00DE2C3C" w:rsidRDefault="00DC00E4" w:rsidP="00C5751A">
      <w:pPr>
        <w:spacing w:line="360" w:lineRule="auto"/>
        <w:rPr>
          <w:rFonts w:cs="Times New Roman"/>
          <w:i/>
          <w:sz w:val="28"/>
          <w:szCs w:val="28"/>
        </w:rPr>
      </w:pPr>
      <w:r w:rsidRPr="00DE2C3C">
        <w:rPr>
          <w:rFonts w:cs="Times New Roman"/>
          <w:i/>
          <w:sz w:val="28"/>
          <w:szCs w:val="28"/>
        </w:rPr>
        <w:t xml:space="preserve">2. </w:t>
      </w:r>
      <w:r w:rsidR="0040445A" w:rsidRPr="00DE2C3C">
        <w:rPr>
          <w:rFonts w:cs="Times New Roman"/>
          <w:i/>
          <w:sz w:val="28"/>
          <w:szCs w:val="28"/>
        </w:rPr>
        <w:t>Bài giảng môn phân tích thiết kế hệ thống thông tin – Nguyễn Hoài Anh, Học viện kỹ thuật quân sự, 2013</w:t>
      </w:r>
    </w:p>
    <w:p w14:paraId="39668052" w14:textId="77777777" w:rsidR="0040445A" w:rsidRPr="00DE2C3C" w:rsidRDefault="00DC00E4" w:rsidP="00C5751A">
      <w:pPr>
        <w:spacing w:line="360" w:lineRule="auto"/>
        <w:rPr>
          <w:rFonts w:cs="Times New Roman"/>
          <w:i/>
          <w:sz w:val="28"/>
          <w:szCs w:val="28"/>
        </w:rPr>
      </w:pPr>
      <w:r w:rsidRPr="00DE2C3C">
        <w:rPr>
          <w:rFonts w:cs="Times New Roman"/>
          <w:i/>
          <w:sz w:val="28"/>
          <w:szCs w:val="28"/>
        </w:rPr>
        <w:t xml:space="preserve">3. </w:t>
      </w:r>
      <w:r w:rsidR="0040445A" w:rsidRPr="00DE2C3C">
        <w:rPr>
          <w:rFonts w:cs="Times New Roman"/>
          <w:i/>
          <w:sz w:val="28"/>
          <w:szCs w:val="28"/>
        </w:rPr>
        <w:t>Tài liệu học SQL cơ bản và nâng cao (</w:t>
      </w:r>
      <w:hyperlink r:id="rId66" w:history="1">
        <w:r w:rsidR="0040445A" w:rsidRPr="00DE2C3C">
          <w:rPr>
            <w:rStyle w:val="Hyperlink"/>
            <w:rFonts w:cs="Times New Roman"/>
            <w:i/>
            <w:sz w:val="28"/>
            <w:szCs w:val="28"/>
          </w:rPr>
          <w:t>http://vietjack.com/sql/</w:t>
        </w:r>
      </w:hyperlink>
      <w:r w:rsidR="0040445A" w:rsidRPr="00DE2C3C">
        <w:rPr>
          <w:rFonts w:cs="Times New Roman"/>
          <w:i/>
          <w:sz w:val="28"/>
          <w:szCs w:val="28"/>
        </w:rPr>
        <w:t>)</w:t>
      </w:r>
    </w:p>
    <w:p w14:paraId="2C559551" w14:textId="77777777" w:rsidR="0040445A" w:rsidRPr="00DE2C3C" w:rsidRDefault="00DC00E4" w:rsidP="00C5751A">
      <w:pPr>
        <w:spacing w:line="360" w:lineRule="auto"/>
        <w:rPr>
          <w:rFonts w:cs="Times New Roman"/>
          <w:i/>
          <w:sz w:val="28"/>
          <w:szCs w:val="28"/>
        </w:rPr>
      </w:pPr>
      <w:r w:rsidRPr="00DE2C3C">
        <w:rPr>
          <w:rFonts w:cs="Times New Roman"/>
          <w:i/>
          <w:sz w:val="28"/>
          <w:szCs w:val="28"/>
        </w:rPr>
        <w:t xml:space="preserve">4. </w:t>
      </w:r>
      <w:r w:rsidR="0040445A" w:rsidRPr="00DE2C3C">
        <w:rPr>
          <w:rFonts w:cs="Times New Roman"/>
          <w:i/>
          <w:sz w:val="28"/>
          <w:szCs w:val="28"/>
        </w:rPr>
        <w:t>Bài giảng Thiết kế cơ sở dữ liệu – Đào Thanh Tĩnh, Học viện kỹ thuật quân sự, 2014</w:t>
      </w:r>
    </w:p>
    <w:sectPr w:rsidR="0040445A" w:rsidRPr="00DE2C3C" w:rsidSect="000E3364">
      <w:footerReference w:type="default" r:id="rId67"/>
      <w:pgSz w:w="11907" w:h="16839" w:code="9"/>
      <w:pgMar w:top="1440" w:right="864" w:bottom="1152" w:left="2016" w:header="720" w:footer="720" w:gutter="0"/>
      <w:cols w:space="720"/>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HungNV" w:date="2017-10-08T14:59:00Z" w:initials="Mr">
    <w:p w14:paraId="3EB74866" w14:textId="77777777" w:rsidR="003876FD" w:rsidRDefault="003876FD">
      <w:pPr>
        <w:pStyle w:val="CommentText"/>
      </w:pPr>
      <w:r>
        <w:rPr>
          <w:rStyle w:val="CommentReference"/>
        </w:rPr>
        <w:annotationRef/>
      </w:r>
      <w:r>
        <w:t>Copy cái này ở đâu thế? Việc này cách đây hơn 1 thập kỷ rồi!!!</w:t>
      </w:r>
    </w:p>
  </w:comment>
  <w:comment w:id="14" w:author="HungNV" w:date="2017-10-08T15:10:00Z" w:initials="Mr">
    <w:p w14:paraId="0B581BEB" w14:textId="2F5CA34D" w:rsidR="00C85E79" w:rsidRDefault="00C85E79">
      <w:pPr>
        <w:pStyle w:val="CommentText"/>
      </w:pPr>
      <w:r>
        <w:rPr>
          <w:rStyle w:val="CommentReference"/>
        </w:rPr>
        <w:annotationRef/>
      </w:r>
      <w:r>
        <w:t>Kết hợp với phần MỞ ĐẦU, không cần tách ra 1 chương.</w:t>
      </w:r>
    </w:p>
  </w:comment>
  <w:comment w:id="25" w:author="HungNV" w:date="2017-10-08T15:08:00Z" w:initials="Mr">
    <w:p w14:paraId="62125151" w14:textId="76B78CEF" w:rsidR="006C56A6" w:rsidRDefault="006C56A6">
      <w:pPr>
        <w:pStyle w:val="CommentText"/>
      </w:pPr>
      <w:r>
        <w:rPr>
          <w:rStyle w:val="CommentReference"/>
        </w:rPr>
        <w:annotationRef/>
      </w:r>
      <w:r>
        <w:t>Cả chương này đưa vào phần 1 của chương xây dựng hệ thống (5.1 hiện nay)</w:t>
      </w:r>
    </w:p>
  </w:comment>
  <w:comment w:id="32" w:author="HungNV" w:date="2017-10-08T15:12:00Z" w:initials="Mr">
    <w:p w14:paraId="4FD8D545" w14:textId="281FE932" w:rsidR="004D1104" w:rsidRDefault="004D1104">
      <w:pPr>
        <w:pStyle w:val="CommentText"/>
      </w:pPr>
      <w:r>
        <w:rPr>
          <w:rStyle w:val="CommentReference"/>
        </w:rPr>
        <w:annotationRef/>
      </w:r>
      <w:r>
        <w:t>Nên có 1 phần khảo sát hệ thống trước khi phân tích hệ thống mình xây dựng. Trong phần khảo sát em có thể trình bày qua về nhu cầu cần xây dựng phần mềm của em; phân tích các nghiệp vụ cần có của cửa hàng bán cây cảnh</w:t>
      </w:r>
    </w:p>
  </w:comment>
  <w:comment w:id="50" w:author="HungNV" w:date="2017-10-08T15:14:00Z" w:initials="Mr">
    <w:p w14:paraId="7F5F4E45" w14:textId="483797CF" w:rsidR="00E42E1B" w:rsidRDefault="00E42E1B">
      <w:pPr>
        <w:pStyle w:val="CommentText"/>
      </w:pPr>
      <w:r>
        <w:rPr>
          <w:rStyle w:val="CommentReference"/>
        </w:rPr>
        <w:annotationRef/>
      </w:r>
      <w:r>
        <w:t xml:space="preserve">Cần có biểu đồ CSDL </w:t>
      </w:r>
      <w:bookmarkStart w:id="51" w:name="_GoBack"/>
      <w:bookmarkEnd w:id="51"/>
      <w:r>
        <w:t xml:space="preserve">liên kết trong chương </w:t>
      </w:r>
    </w:p>
  </w:comment>
  <w:comment w:id="91" w:author="HungNV" w:date="2017-10-08T15:06:00Z" w:initials="Mr">
    <w:p w14:paraId="2CA64D9B" w14:textId="610B2300" w:rsidR="00506294" w:rsidRDefault="00506294">
      <w:pPr>
        <w:pStyle w:val="CommentText"/>
      </w:pPr>
      <w:r>
        <w:rPr>
          <w:rStyle w:val="CommentReference"/>
        </w:rPr>
        <w:annotationRef/>
      </w:r>
      <w:bookmarkStart w:id="92" w:name="OLE_LINK9"/>
      <w:bookmarkStart w:id="93" w:name="OLE_LINK10"/>
      <w:r>
        <w:t>Nên dùng thống nhất đại từ nhân xưng trong khóa luận: Hoặc tôi, hoặc em.</w:t>
      </w:r>
      <w:bookmarkEnd w:id="92"/>
      <w:bookmarkEnd w:id="93"/>
    </w:p>
  </w:comment>
  <w:comment w:id="94" w:author="HungNV" w:date="2017-10-08T15:07:00Z" w:initials="Mr">
    <w:p w14:paraId="524C086B" w14:textId="32920E7C" w:rsidR="003235EF" w:rsidRDefault="003235EF">
      <w:pPr>
        <w:pStyle w:val="CommentText"/>
      </w:pPr>
      <w:r>
        <w:rPr>
          <w:rStyle w:val="CommentReference"/>
        </w:rPr>
        <w:annotationRef/>
      </w:r>
      <w:r>
        <w:t>Nên dùng thống nhất đại từ nhân xưng trong khóa luận: Hoặc tôi, hoặc em.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B74866" w15:done="0"/>
  <w15:commentEx w15:paraId="0B581BEB" w15:done="0"/>
  <w15:commentEx w15:paraId="62125151" w15:done="0"/>
  <w15:commentEx w15:paraId="4FD8D545" w15:done="0"/>
  <w15:commentEx w15:paraId="7F5F4E45" w15:done="0"/>
  <w15:commentEx w15:paraId="2CA64D9B" w15:done="0"/>
  <w15:commentEx w15:paraId="524C08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CEE28" w14:textId="77777777" w:rsidR="00E309C6" w:rsidRDefault="00E309C6" w:rsidP="00CA05E4">
      <w:pPr>
        <w:spacing w:after="0" w:line="240" w:lineRule="auto"/>
      </w:pPr>
      <w:r>
        <w:separator/>
      </w:r>
    </w:p>
  </w:endnote>
  <w:endnote w:type="continuationSeparator" w:id="0">
    <w:p w14:paraId="58842801" w14:textId="77777777" w:rsidR="00E309C6" w:rsidRDefault="00E309C6" w:rsidP="00CA0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210313"/>
      <w:docPartObj>
        <w:docPartGallery w:val="Page Numbers (Bottom of Page)"/>
        <w:docPartUnique/>
      </w:docPartObj>
    </w:sdtPr>
    <w:sdtEndPr>
      <w:rPr>
        <w:noProof/>
      </w:rPr>
    </w:sdtEndPr>
    <w:sdtContent>
      <w:p w14:paraId="77BF1D3D" w14:textId="77777777" w:rsidR="00ED3AC2" w:rsidRDefault="00ED3AC2">
        <w:pPr>
          <w:pStyle w:val="Footer"/>
          <w:jc w:val="center"/>
        </w:pPr>
        <w:r>
          <w:fldChar w:fldCharType="begin"/>
        </w:r>
        <w:r>
          <w:instrText xml:space="preserve"> PAGE   \* MERGEFORMAT </w:instrText>
        </w:r>
        <w:r>
          <w:fldChar w:fldCharType="separate"/>
        </w:r>
        <w:r w:rsidR="00E42E1B">
          <w:rPr>
            <w:noProof/>
          </w:rPr>
          <w:t>71</w:t>
        </w:r>
        <w:r>
          <w:rPr>
            <w:noProof/>
          </w:rPr>
          <w:fldChar w:fldCharType="end"/>
        </w:r>
      </w:p>
    </w:sdtContent>
  </w:sdt>
  <w:p w14:paraId="79D19814" w14:textId="77777777" w:rsidR="00ED3AC2" w:rsidRDefault="00ED3A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AF1CF" w14:textId="77777777" w:rsidR="00E309C6" w:rsidRDefault="00E309C6" w:rsidP="00CA05E4">
      <w:pPr>
        <w:spacing w:after="0" w:line="240" w:lineRule="auto"/>
      </w:pPr>
      <w:r>
        <w:separator/>
      </w:r>
    </w:p>
  </w:footnote>
  <w:footnote w:type="continuationSeparator" w:id="0">
    <w:p w14:paraId="22F2F0AF" w14:textId="77777777" w:rsidR="00E309C6" w:rsidRDefault="00E309C6" w:rsidP="00CA05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9FC"/>
    <w:multiLevelType w:val="hybridMultilevel"/>
    <w:tmpl w:val="EF3A0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D56490"/>
    <w:multiLevelType w:val="hybridMultilevel"/>
    <w:tmpl w:val="4FB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C7308"/>
    <w:multiLevelType w:val="hybridMultilevel"/>
    <w:tmpl w:val="B7F84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52FB3"/>
    <w:multiLevelType w:val="hybridMultilevel"/>
    <w:tmpl w:val="258AA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43E795C"/>
    <w:multiLevelType w:val="hybridMultilevel"/>
    <w:tmpl w:val="40128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CA1CF4"/>
    <w:multiLevelType w:val="hybridMultilevel"/>
    <w:tmpl w:val="D53E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F19C8"/>
    <w:multiLevelType w:val="hybridMultilevel"/>
    <w:tmpl w:val="93EAF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D7D2586"/>
    <w:multiLevelType w:val="hybridMultilevel"/>
    <w:tmpl w:val="9DA8D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FFC669D"/>
    <w:multiLevelType w:val="hybridMultilevel"/>
    <w:tmpl w:val="BDDA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12034E5"/>
    <w:multiLevelType w:val="hybridMultilevel"/>
    <w:tmpl w:val="5F56C2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661C2F"/>
    <w:multiLevelType w:val="hybridMultilevel"/>
    <w:tmpl w:val="F808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5956"/>
    <w:multiLevelType w:val="hybridMultilevel"/>
    <w:tmpl w:val="859C4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7D30D7"/>
    <w:multiLevelType w:val="hybridMultilevel"/>
    <w:tmpl w:val="C0E000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901542"/>
    <w:multiLevelType w:val="hybridMultilevel"/>
    <w:tmpl w:val="90963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604244"/>
    <w:multiLevelType w:val="hybridMultilevel"/>
    <w:tmpl w:val="E29E5A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5E32C14"/>
    <w:multiLevelType w:val="hybridMultilevel"/>
    <w:tmpl w:val="9144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425AEE"/>
    <w:multiLevelType w:val="hybridMultilevel"/>
    <w:tmpl w:val="472491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9636A19"/>
    <w:multiLevelType w:val="hybridMultilevel"/>
    <w:tmpl w:val="344CA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F532A8"/>
    <w:multiLevelType w:val="hybridMultilevel"/>
    <w:tmpl w:val="42A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B274A9"/>
    <w:multiLevelType w:val="hybridMultilevel"/>
    <w:tmpl w:val="9D32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E2200A4"/>
    <w:multiLevelType w:val="hybridMultilevel"/>
    <w:tmpl w:val="98A2E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946145"/>
    <w:multiLevelType w:val="hybridMultilevel"/>
    <w:tmpl w:val="D58ACC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FA570D3"/>
    <w:multiLevelType w:val="hybridMultilevel"/>
    <w:tmpl w:val="490E2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0DF66BE"/>
    <w:multiLevelType w:val="hybridMultilevel"/>
    <w:tmpl w:val="BE66E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5C9761E"/>
    <w:multiLevelType w:val="hybridMultilevel"/>
    <w:tmpl w:val="480E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214D0"/>
    <w:multiLevelType w:val="hybridMultilevel"/>
    <w:tmpl w:val="4C4677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2972684"/>
    <w:multiLevelType w:val="hybridMultilevel"/>
    <w:tmpl w:val="AECC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D53953"/>
    <w:multiLevelType w:val="hybridMultilevel"/>
    <w:tmpl w:val="BBC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3878DC"/>
    <w:multiLevelType w:val="hybridMultilevel"/>
    <w:tmpl w:val="CF045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11B82"/>
    <w:multiLevelType w:val="hybridMultilevel"/>
    <w:tmpl w:val="E5C43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0F57040"/>
    <w:multiLevelType w:val="hybridMultilevel"/>
    <w:tmpl w:val="467C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C7793"/>
    <w:multiLevelType w:val="hybridMultilevel"/>
    <w:tmpl w:val="3C948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23F46C4"/>
    <w:multiLevelType w:val="hybridMultilevel"/>
    <w:tmpl w:val="217E3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3E1685C"/>
    <w:multiLevelType w:val="hybridMultilevel"/>
    <w:tmpl w:val="A7CA8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47B0355"/>
    <w:multiLevelType w:val="hybridMultilevel"/>
    <w:tmpl w:val="FE98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205AFF"/>
    <w:multiLevelType w:val="hybridMultilevel"/>
    <w:tmpl w:val="730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4D48E5"/>
    <w:multiLevelType w:val="hybridMultilevel"/>
    <w:tmpl w:val="5AE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F015C"/>
    <w:multiLevelType w:val="hybridMultilevel"/>
    <w:tmpl w:val="85CC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B2647F"/>
    <w:multiLevelType w:val="hybridMultilevel"/>
    <w:tmpl w:val="586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96E9A"/>
    <w:multiLevelType w:val="hybridMultilevel"/>
    <w:tmpl w:val="A5F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2C24B2"/>
    <w:multiLevelType w:val="hybridMultilevel"/>
    <w:tmpl w:val="DB6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8EB122F"/>
    <w:multiLevelType w:val="hybridMultilevel"/>
    <w:tmpl w:val="AD9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A9329FA"/>
    <w:multiLevelType w:val="hybridMultilevel"/>
    <w:tmpl w:val="17AED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9"/>
  </w:num>
  <w:num w:numId="3">
    <w:abstractNumId w:val="42"/>
  </w:num>
  <w:num w:numId="4">
    <w:abstractNumId w:val="22"/>
  </w:num>
  <w:num w:numId="5">
    <w:abstractNumId w:val="11"/>
  </w:num>
  <w:num w:numId="6">
    <w:abstractNumId w:val="33"/>
  </w:num>
  <w:num w:numId="7">
    <w:abstractNumId w:val="21"/>
  </w:num>
  <w:num w:numId="8">
    <w:abstractNumId w:val="8"/>
  </w:num>
  <w:num w:numId="9">
    <w:abstractNumId w:val="3"/>
  </w:num>
  <w:num w:numId="10">
    <w:abstractNumId w:val="19"/>
  </w:num>
  <w:num w:numId="11">
    <w:abstractNumId w:val="32"/>
  </w:num>
  <w:num w:numId="12">
    <w:abstractNumId w:val="0"/>
  </w:num>
  <w:num w:numId="13">
    <w:abstractNumId w:val="41"/>
  </w:num>
  <w:num w:numId="14">
    <w:abstractNumId w:val="28"/>
  </w:num>
  <w:num w:numId="15">
    <w:abstractNumId w:val="10"/>
  </w:num>
  <w:num w:numId="16">
    <w:abstractNumId w:val="17"/>
  </w:num>
  <w:num w:numId="17">
    <w:abstractNumId w:val="38"/>
  </w:num>
  <w:num w:numId="18">
    <w:abstractNumId w:val="26"/>
  </w:num>
  <w:num w:numId="19">
    <w:abstractNumId w:val="34"/>
  </w:num>
  <w:num w:numId="20">
    <w:abstractNumId w:val="39"/>
  </w:num>
  <w:num w:numId="21">
    <w:abstractNumId w:val="27"/>
  </w:num>
  <w:num w:numId="22">
    <w:abstractNumId w:val="2"/>
  </w:num>
  <w:num w:numId="23">
    <w:abstractNumId w:val="24"/>
  </w:num>
  <w:num w:numId="24">
    <w:abstractNumId w:val="15"/>
  </w:num>
  <w:num w:numId="25">
    <w:abstractNumId w:val="20"/>
  </w:num>
  <w:num w:numId="26">
    <w:abstractNumId w:val="5"/>
  </w:num>
  <w:num w:numId="27">
    <w:abstractNumId w:val="40"/>
  </w:num>
  <w:num w:numId="28">
    <w:abstractNumId w:val="1"/>
  </w:num>
  <w:num w:numId="29">
    <w:abstractNumId w:val="36"/>
  </w:num>
  <w:num w:numId="30">
    <w:abstractNumId w:val="35"/>
  </w:num>
  <w:num w:numId="31">
    <w:abstractNumId w:val="30"/>
  </w:num>
  <w:num w:numId="32">
    <w:abstractNumId w:val="18"/>
  </w:num>
  <w:num w:numId="33">
    <w:abstractNumId w:val="29"/>
  </w:num>
  <w:num w:numId="34">
    <w:abstractNumId w:val="31"/>
  </w:num>
  <w:num w:numId="35">
    <w:abstractNumId w:val="23"/>
  </w:num>
  <w:num w:numId="36">
    <w:abstractNumId w:val="16"/>
  </w:num>
  <w:num w:numId="37">
    <w:abstractNumId w:val="14"/>
  </w:num>
  <w:num w:numId="38">
    <w:abstractNumId w:val="37"/>
  </w:num>
  <w:num w:numId="39">
    <w:abstractNumId w:val="12"/>
  </w:num>
  <w:num w:numId="40">
    <w:abstractNumId w:val="25"/>
  </w:num>
  <w:num w:numId="41">
    <w:abstractNumId w:val="4"/>
  </w:num>
  <w:num w:numId="42">
    <w:abstractNumId w:val="7"/>
  </w:num>
  <w:num w:numId="43">
    <w:abstractNumId w:val="6"/>
  </w:num>
  <w:numIdMacAtCleanup w:val="3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ngNV">
    <w15:presenceInfo w15:providerId="None" w15:userId="HungN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63B"/>
    <w:rsid w:val="00002949"/>
    <w:rsid w:val="00020829"/>
    <w:rsid w:val="00021AE4"/>
    <w:rsid w:val="000246B9"/>
    <w:rsid w:val="00053910"/>
    <w:rsid w:val="00056FBF"/>
    <w:rsid w:val="00066499"/>
    <w:rsid w:val="00067E89"/>
    <w:rsid w:val="00072F3E"/>
    <w:rsid w:val="00085A3F"/>
    <w:rsid w:val="0009685F"/>
    <w:rsid w:val="00096DE0"/>
    <w:rsid w:val="000A0547"/>
    <w:rsid w:val="000A0ABF"/>
    <w:rsid w:val="000A3F63"/>
    <w:rsid w:val="000D054C"/>
    <w:rsid w:val="000E3364"/>
    <w:rsid w:val="000E745B"/>
    <w:rsid w:val="001110AE"/>
    <w:rsid w:val="00115533"/>
    <w:rsid w:val="00117EB5"/>
    <w:rsid w:val="0015571B"/>
    <w:rsid w:val="001623F7"/>
    <w:rsid w:val="0018151E"/>
    <w:rsid w:val="00197FDD"/>
    <w:rsid w:val="001B49BF"/>
    <w:rsid w:val="001B644C"/>
    <w:rsid w:val="001C214B"/>
    <w:rsid w:val="001D5A8D"/>
    <w:rsid w:val="001E1594"/>
    <w:rsid w:val="001F2681"/>
    <w:rsid w:val="001F3A45"/>
    <w:rsid w:val="00211D5C"/>
    <w:rsid w:val="00230EA3"/>
    <w:rsid w:val="002316A8"/>
    <w:rsid w:val="00260B71"/>
    <w:rsid w:val="00280885"/>
    <w:rsid w:val="0028469D"/>
    <w:rsid w:val="002874B1"/>
    <w:rsid w:val="002E2E53"/>
    <w:rsid w:val="002E3F17"/>
    <w:rsid w:val="002E5AF4"/>
    <w:rsid w:val="003007B7"/>
    <w:rsid w:val="003116AB"/>
    <w:rsid w:val="003235EF"/>
    <w:rsid w:val="003418F4"/>
    <w:rsid w:val="00342FDF"/>
    <w:rsid w:val="0034445A"/>
    <w:rsid w:val="0035213C"/>
    <w:rsid w:val="00373984"/>
    <w:rsid w:val="0038389E"/>
    <w:rsid w:val="00385F0F"/>
    <w:rsid w:val="003876FD"/>
    <w:rsid w:val="00394EC3"/>
    <w:rsid w:val="00397762"/>
    <w:rsid w:val="003A7E16"/>
    <w:rsid w:val="003C518B"/>
    <w:rsid w:val="003C54CF"/>
    <w:rsid w:val="003C6171"/>
    <w:rsid w:val="003D0302"/>
    <w:rsid w:val="003D0BF6"/>
    <w:rsid w:val="003D17BB"/>
    <w:rsid w:val="003E0094"/>
    <w:rsid w:val="003E7BFC"/>
    <w:rsid w:val="0040445A"/>
    <w:rsid w:val="0041352B"/>
    <w:rsid w:val="00416B80"/>
    <w:rsid w:val="00425233"/>
    <w:rsid w:val="004277BF"/>
    <w:rsid w:val="004336A9"/>
    <w:rsid w:val="00446F71"/>
    <w:rsid w:val="00466331"/>
    <w:rsid w:val="00476B11"/>
    <w:rsid w:val="004809E7"/>
    <w:rsid w:val="004849BD"/>
    <w:rsid w:val="00495C12"/>
    <w:rsid w:val="004A0146"/>
    <w:rsid w:val="004A7449"/>
    <w:rsid w:val="004C4CD0"/>
    <w:rsid w:val="004C5234"/>
    <w:rsid w:val="004C692F"/>
    <w:rsid w:val="004D1104"/>
    <w:rsid w:val="004D52BD"/>
    <w:rsid w:val="004E15FC"/>
    <w:rsid w:val="004E4ADA"/>
    <w:rsid w:val="004E53B5"/>
    <w:rsid w:val="004E56A4"/>
    <w:rsid w:val="004F6519"/>
    <w:rsid w:val="00506294"/>
    <w:rsid w:val="00510687"/>
    <w:rsid w:val="005143D8"/>
    <w:rsid w:val="00520118"/>
    <w:rsid w:val="00546E47"/>
    <w:rsid w:val="00557DA4"/>
    <w:rsid w:val="00594547"/>
    <w:rsid w:val="00595851"/>
    <w:rsid w:val="00597222"/>
    <w:rsid w:val="0059758B"/>
    <w:rsid w:val="005B7071"/>
    <w:rsid w:val="005D220D"/>
    <w:rsid w:val="005F4E63"/>
    <w:rsid w:val="00607F14"/>
    <w:rsid w:val="006108FE"/>
    <w:rsid w:val="006225A6"/>
    <w:rsid w:val="006240CE"/>
    <w:rsid w:val="0062563B"/>
    <w:rsid w:val="00640DE0"/>
    <w:rsid w:val="006C56A6"/>
    <w:rsid w:val="006C6536"/>
    <w:rsid w:val="006C7188"/>
    <w:rsid w:val="006D02F6"/>
    <w:rsid w:val="006D5C35"/>
    <w:rsid w:val="006D651B"/>
    <w:rsid w:val="006E6898"/>
    <w:rsid w:val="0070091B"/>
    <w:rsid w:val="0070783D"/>
    <w:rsid w:val="007158F6"/>
    <w:rsid w:val="00721CE9"/>
    <w:rsid w:val="00730B85"/>
    <w:rsid w:val="00735F6E"/>
    <w:rsid w:val="00741CBD"/>
    <w:rsid w:val="00742424"/>
    <w:rsid w:val="007435C6"/>
    <w:rsid w:val="0076032A"/>
    <w:rsid w:val="007B2CD8"/>
    <w:rsid w:val="007B47E2"/>
    <w:rsid w:val="007C4D70"/>
    <w:rsid w:val="007E3735"/>
    <w:rsid w:val="007F367D"/>
    <w:rsid w:val="007F659B"/>
    <w:rsid w:val="007F6831"/>
    <w:rsid w:val="008024B4"/>
    <w:rsid w:val="008148E0"/>
    <w:rsid w:val="00820891"/>
    <w:rsid w:val="00821787"/>
    <w:rsid w:val="008306B7"/>
    <w:rsid w:val="008319C4"/>
    <w:rsid w:val="00837465"/>
    <w:rsid w:val="0084146C"/>
    <w:rsid w:val="008470A7"/>
    <w:rsid w:val="00887F4F"/>
    <w:rsid w:val="008905C7"/>
    <w:rsid w:val="00895DC1"/>
    <w:rsid w:val="008A5BAC"/>
    <w:rsid w:val="008B01A7"/>
    <w:rsid w:val="008C0E9B"/>
    <w:rsid w:val="008E7695"/>
    <w:rsid w:val="00901D27"/>
    <w:rsid w:val="00917932"/>
    <w:rsid w:val="00965344"/>
    <w:rsid w:val="00995930"/>
    <w:rsid w:val="009B2D23"/>
    <w:rsid w:val="009C6F15"/>
    <w:rsid w:val="00A14BA9"/>
    <w:rsid w:val="00A56B00"/>
    <w:rsid w:val="00A60373"/>
    <w:rsid w:val="00A6528A"/>
    <w:rsid w:val="00A80133"/>
    <w:rsid w:val="00A804FD"/>
    <w:rsid w:val="00AA090F"/>
    <w:rsid w:val="00AA41F7"/>
    <w:rsid w:val="00AA71AC"/>
    <w:rsid w:val="00AB1C61"/>
    <w:rsid w:val="00AC2660"/>
    <w:rsid w:val="00AD0528"/>
    <w:rsid w:val="00AD61B5"/>
    <w:rsid w:val="00B157EB"/>
    <w:rsid w:val="00B211B6"/>
    <w:rsid w:val="00B32DC3"/>
    <w:rsid w:val="00B45341"/>
    <w:rsid w:val="00B53614"/>
    <w:rsid w:val="00B80842"/>
    <w:rsid w:val="00B81DB4"/>
    <w:rsid w:val="00B84A0C"/>
    <w:rsid w:val="00B8678C"/>
    <w:rsid w:val="00B976B8"/>
    <w:rsid w:val="00BA1413"/>
    <w:rsid w:val="00BA149F"/>
    <w:rsid w:val="00BA7458"/>
    <w:rsid w:val="00BB1991"/>
    <w:rsid w:val="00BC5CE7"/>
    <w:rsid w:val="00BC66FC"/>
    <w:rsid w:val="00BD74E6"/>
    <w:rsid w:val="00BE740A"/>
    <w:rsid w:val="00BF6EBA"/>
    <w:rsid w:val="00C02860"/>
    <w:rsid w:val="00C07DE7"/>
    <w:rsid w:val="00C263AF"/>
    <w:rsid w:val="00C27B66"/>
    <w:rsid w:val="00C320A6"/>
    <w:rsid w:val="00C3541D"/>
    <w:rsid w:val="00C4664A"/>
    <w:rsid w:val="00C5751A"/>
    <w:rsid w:val="00C859FE"/>
    <w:rsid w:val="00C85E79"/>
    <w:rsid w:val="00CA05E4"/>
    <w:rsid w:val="00CB1A55"/>
    <w:rsid w:val="00CC3A26"/>
    <w:rsid w:val="00CC567B"/>
    <w:rsid w:val="00CF75BD"/>
    <w:rsid w:val="00D02D43"/>
    <w:rsid w:val="00D12A5E"/>
    <w:rsid w:val="00D2059B"/>
    <w:rsid w:val="00D31016"/>
    <w:rsid w:val="00D43B0A"/>
    <w:rsid w:val="00D45DB2"/>
    <w:rsid w:val="00D8224F"/>
    <w:rsid w:val="00D84DAF"/>
    <w:rsid w:val="00DA7F47"/>
    <w:rsid w:val="00DB3E9F"/>
    <w:rsid w:val="00DC00E4"/>
    <w:rsid w:val="00DC1254"/>
    <w:rsid w:val="00DC46D3"/>
    <w:rsid w:val="00DC5459"/>
    <w:rsid w:val="00DC58E3"/>
    <w:rsid w:val="00DD0915"/>
    <w:rsid w:val="00DD1D53"/>
    <w:rsid w:val="00DD67F2"/>
    <w:rsid w:val="00DD772F"/>
    <w:rsid w:val="00DE2C3C"/>
    <w:rsid w:val="00E00823"/>
    <w:rsid w:val="00E07F4C"/>
    <w:rsid w:val="00E226BB"/>
    <w:rsid w:val="00E309C6"/>
    <w:rsid w:val="00E31554"/>
    <w:rsid w:val="00E31AEF"/>
    <w:rsid w:val="00E42E1B"/>
    <w:rsid w:val="00E64262"/>
    <w:rsid w:val="00E71FBA"/>
    <w:rsid w:val="00E726B6"/>
    <w:rsid w:val="00E74EED"/>
    <w:rsid w:val="00E810F3"/>
    <w:rsid w:val="00EA5DEB"/>
    <w:rsid w:val="00EB3C6D"/>
    <w:rsid w:val="00EB6A09"/>
    <w:rsid w:val="00EB7069"/>
    <w:rsid w:val="00EC36AC"/>
    <w:rsid w:val="00ED3AC2"/>
    <w:rsid w:val="00ED6E00"/>
    <w:rsid w:val="00EE7CDC"/>
    <w:rsid w:val="00EF7976"/>
    <w:rsid w:val="00F01356"/>
    <w:rsid w:val="00F033C6"/>
    <w:rsid w:val="00F04006"/>
    <w:rsid w:val="00F12233"/>
    <w:rsid w:val="00F1731E"/>
    <w:rsid w:val="00F17F88"/>
    <w:rsid w:val="00F27479"/>
    <w:rsid w:val="00F31517"/>
    <w:rsid w:val="00F478BE"/>
    <w:rsid w:val="00F92369"/>
    <w:rsid w:val="00FA19AF"/>
    <w:rsid w:val="00FB1049"/>
    <w:rsid w:val="00FB5843"/>
    <w:rsid w:val="00FC0AA9"/>
    <w:rsid w:val="00FE7F9A"/>
    <w:rsid w:val="00FF129C"/>
    <w:rsid w:val="00FF1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9EFCC"/>
  <w15:chartTrackingRefBased/>
  <w15:docId w15:val="{24B5EF91-47D4-4153-826F-62E6FDB18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302"/>
    <w:rPr>
      <w:rFonts w:ascii="Times New Roman" w:hAnsi="Times New Roman"/>
      <w:sz w:val="24"/>
    </w:rPr>
  </w:style>
  <w:style w:type="paragraph" w:styleId="Heading1">
    <w:name w:val="heading 1"/>
    <w:basedOn w:val="Normal"/>
    <w:next w:val="Normal"/>
    <w:link w:val="Heading1Char"/>
    <w:uiPriority w:val="9"/>
    <w:qFormat/>
    <w:rsid w:val="00F04006"/>
    <w:pPr>
      <w:keepNext/>
      <w:keepLines/>
      <w:spacing w:before="240" w:after="0"/>
      <w:jc w:val="center"/>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F04006"/>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F04006"/>
    <w:pPr>
      <w:keepNext/>
      <w:keepLines/>
      <w:spacing w:before="40" w:after="0"/>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F04006"/>
    <w:pPr>
      <w:keepNext/>
      <w:keepLines/>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unhideWhenUsed/>
    <w:qFormat/>
    <w:rsid w:val="00466331"/>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735"/>
    <w:pPr>
      <w:ind w:left="720"/>
      <w:contextualSpacing/>
    </w:pPr>
  </w:style>
  <w:style w:type="character" w:customStyle="1" w:styleId="Heading1Char">
    <w:name w:val="Heading 1 Char"/>
    <w:basedOn w:val="DefaultParagraphFont"/>
    <w:link w:val="Heading1"/>
    <w:uiPriority w:val="9"/>
    <w:rsid w:val="00F04006"/>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F04006"/>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F04006"/>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F04006"/>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66331"/>
    <w:rPr>
      <w:rFonts w:asciiTheme="majorHAnsi" w:eastAsiaTheme="majorEastAsia" w:hAnsiTheme="majorHAnsi" w:cstheme="majorBidi"/>
      <w:color w:val="000000" w:themeColor="text1"/>
      <w:sz w:val="28"/>
    </w:rPr>
  </w:style>
  <w:style w:type="table" w:styleId="TableGrid">
    <w:name w:val="Table Grid"/>
    <w:basedOn w:val="TableNormal"/>
    <w:uiPriority w:val="39"/>
    <w:rsid w:val="00F04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5E4"/>
    <w:rPr>
      <w:rFonts w:ascii="Times New Roman" w:hAnsi="Times New Roman"/>
      <w:sz w:val="28"/>
    </w:rPr>
  </w:style>
  <w:style w:type="paragraph" w:styleId="Footer">
    <w:name w:val="footer"/>
    <w:basedOn w:val="Normal"/>
    <w:link w:val="FooterChar"/>
    <w:uiPriority w:val="99"/>
    <w:unhideWhenUsed/>
    <w:rsid w:val="00CA0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5E4"/>
    <w:rPr>
      <w:rFonts w:ascii="Times New Roman" w:hAnsi="Times New Roman"/>
      <w:sz w:val="28"/>
    </w:rPr>
  </w:style>
  <w:style w:type="character" w:styleId="Hyperlink">
    <w:name w:val="Hyperlink"/>
    <w:basedOn w:val="DefaultParagraphFont"/>
    <w:uiPriority w:val="99"/>
    <w:unhideWhenUsed/>
    <w:rsid w:val="0040445A"/>
    <w:rPr>
      <w:color w:val="0563C1" w:themeColor="hyperlink"/>
      <w:u w:val="single"/>
    </w:rPr>
  </w:style>
  <w:style w:type="paragraph" w:styleId="TOCHeading">
    <w:name w:val="TOC Heading"/>
    <w:basedOn w:val="Heading1"/>
    <w:next w:val="Normal"/>
    <w:uiPriority w:val="39"/>
    <w:unhideWhenUsed/>
    <w:qFormat/>
    <w:rsid w:val="003E7BFC"/>
    <w:pPr>
      <w:jc w:val="left"/>
      <w:outlineLvl w:val="9"/>
    </w:pPr>
    <w:rPr>
      <w:b w:val="0"/>
      <w:color w:val="2E74B5" w:themeColor="accent1" w:themeShade="BF"/>
      <w:sz w:val="32"/>
    </w:rPr>
  </w:style>
  <w:style w:type="paragraph" w:styleId="TOC1">
    <w:name w:val="toc 1"/>
    <w:basedOn w:val="Normal"/>
    <w:next w:val="Normal"/>
    <w:autoRedefine/>
    <w:uiPriority w:val="39"/>
    <w:unhideWhenUsed/>
    <w:rsid w:val="003E7BFC"/>
    <w:pPr>
      <w:spacing w:after="100"/>
    </w:pPr>
  </w:style>
  <w:style w:type="paragraph" w:styleId="TOC2">
    <w:name w:val="toc 2"/>
    <w:basedOn w:val="Normal"/>
    <w:next w:val="Normal"/>
    <w:autoRedefine/>
    <w:uiPriority w:val="39"/>
    <w:unhideWhenUsed/>
    <w:rsid w:val="003E7BFC"/>
    <w:pPr>
      <w:spacing w:after="100"/>
      <w:ind w:left="280"/>
    </w:pPr>
  </w:style>
  <w:style w:type="paragraph" w:styleId="TOC3">
    <w:name w:val="toc 3"/>
    <w:basedOn w:val="Normal"/>
    <w:next w:val="Normal"/>
    <w:autoRedefine/>
    <w:uiPriority w:val="39"/>
    <w:unhideWhenUsed/>
    <w:rsid w:val="003E7BFC"/>
    <w:pPr>
      <w:spacing w:after="100"/>
      <w:ind w:left="560"/>
    </w:pPr>
  </w:style>
  <w:style w:type="character" w:styleId="FollowedHyperlink">
    <w:name w:val="FollowedHyperlink"/>
    <w:basedOn w:val="DefaultParagraphFont"/>
    <w:uiPriority w:val="99"/>
    <w:semiHidden/>
    <w:unhideWhenUsed/>
    <w:rsid w:val="00AC2660"/>
    <w:rPr>
      <w:color w:val="954F72" w:themeColor="followedHyperlink"/>
      <w:u w:val="single"/>
    </w:rPr>
  </w:style>
  <w:style w:type="character" w:styleId="CommentReference">
    <w:name w:val="annotation reference"/>
    <w:basedOn w:val="DefaultParagraphFont"/>
    <w:uiPriority w:val="99"/>
    <w:semiHidden/>
    <w:unhideWhenUsed/>
    <w:rsid w:val="003876FD"/>
    <w:rPr>
      <w:sz w:val="16"/>
      <w:szCs w:val="16"/>
    </w:rPr>
  </w:style>
  <w:style w:type="paragraph" w:styleId="CommentText">
    <w:name w:val="annotation text"/>
    <w:basedOn w:val="Normal"/>
    <w:link w:val="CommentTextChar"/>
    <w:uiPriority w:val="99"/>
    <w:semiHidden/>
    <w:unhideWhenUsed/>
    <w:rsid w:val="003876FD"/>
    <w:pPr>
      <w:spacing w:line="240" w:lineRule="auto"/>
    </w:pPr>
    <w:rPr>
      <w:sz w:val="20"/>
      <w:szCs w:val="20"/>
    </w:rPr>
  </w:style>
  <w:style w:type="character" w:customStyle="1" w:styleId="CommentTextChar">
    <w:name w:val="Comment Text Char"/>
    <w:basedOn w:val="DefaultParagraphFont"/>
    <w:link w:val="CommentText"/>
    <w:uiPriority w:val="99"/>
    <w:semiHidden/>
    <w:rsid w:val="003876F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876FD"/>
    <w:rPr>
      <w:b/>
      <w:bCs/>
    </w:rPr>
  </w:style>
  <w:style w:type="character" w:customStyle="1" w:styleId="CommentSubjectChar">
    <w:name w:val="Comment Subject Char"/>
    <w:basedOn w:val="CommentTextChar"/>
    <w:link w:val="CommentSubject"/>
    <w:uiPriority w:val="99"/>
    <w:semiHidden/>
    <w:rsid w:val="003876FD"/>
    <w:rPr>
      <w:rFonts w:ascii="Times New Roman" w:hAnsi="Times New Roman"/>
      <w:b/>
      <w:bCs/>
      <w:sz w:val="20"/>
      <w:szCs w:val="20"/>
    </w:rPr>
  </w:style>
  <w:style w:type="paragraph" w:styleId="BalloonText">
    <w:name w:val="Balloon Text"/>
    <w:basedOn w:val="Normal"/>
    <w:link w:val="BalloonTextChar"/>
    <w:uiPriority w:val="99"/>
    <w:semiHidden/>
    <w:unhideWhenUsed/>
    <w:rsid w:val="003876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76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vietjack.com/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vietjack.com/csharp/hoc_c_sharp_co_ban_nang_cao.jsp"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134F5-3CAB-4290-AFB1-689491FA8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100</Pages>
  <Words>8936</Words>
  <Characters>50937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hoang ha</dc:creator>
  <cp:keywords/>
  <dc:description/>
  <cp:lastModifiedBy>HungNV</cp:lastModifiedBy>
  <cp:revision>98</cp:revision>
  <dcterms:created xsi:type="dcterms:W3CDTF">2017-10-03T17:18:00Z</dcterms:created>
  <dcterms:modified xsi:type="dcterms:W3CDTF">2017-10-08T14:15:00Z</dcterms:modified>
</cp:coreProperties>
</file>